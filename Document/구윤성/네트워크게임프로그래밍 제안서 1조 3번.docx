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3AF7F" w14:textId="77777777" w:rsidR="001222DE" w:rsidRPr="001B0935" w:rsidRDefault="001222DE">
      <w:pPr>
        <w:jc w:val="center"/>
        <w:rPr>
          <w:rFonts w:asciiTheme="minorEastAsia" w:hAnsiTheme="minorEastAsia"/>
          <w:sz w:val="76"/>
          <w:szCs w:val="76"/>
        </w:rPr>
      </w:pPr>
    </w:p>
    <w:p w14:paraId="52509E2F" w14:textId="77777777" w:rsidR="001222DE" w:rsidRPr="001B0935" w:rsidRDefault="001222DE">
      <w:pPr>
        <w:jc w:val="center"/>
        <w:rPr>
          <w:rFonts w:asciiTheme="minorEastAsia" w:hAnsiTheme="minorEastAsia"/>
          <w:sz w:val="76"/>
          <w:szCs w:val="76"/>
        </w:rPr>
      </w:pPr>
    </w:p>
    <w:p w14:paraId="79D1656F" w14:textId="77777777" w:rsidR="001222DE" w:rsidRPr="001B0935" w:rsidRDefault="001222DE">
      <w:pPr>
        <w:jc w:val="center"/>
        <w:rPr>
          <w:rFonts w:asciiTheme="minorEastAsia" w:hAnsiTheme="minorEastAsia"/>
          <w:sz w:val="76"/>
          <w:szCs w:val="76"/>
        </w:rPr>
      </w:pPr>
    </w:p>
    <w:p w14:paraId="712D56E5" w14:textId="77777777" w:rsidR="001222DE" w:rsidRPr="001B0935" w:rsidRDefault="00000000">
      <w:pPr>
        <w:jc w:val="center"/>
        <w:rPr>
          <w:rFonts w:asciiTheme="minorEastAsia" w:hAnsiTheme="minorEastAsia"/>
          <w:sz w:val="76"/>
          <w:szCs w:val="76"/>
        </w:rPr>
      </w:pPr>
      <w:r w:rsidRPr="001B0935">
        <w:rPr>
          <w:rFonts w:asciiTheme="minorEastAsia" w:hAnsiTheme="minorEastAsia" w:cs="Arial Unicode MS"/>
          <w:sz w:val="76"/>
          <w:szCs w:val="76"/>
        </w:rPr>
        <w:t xml:space="preserve">네트워크 게임 프로그래밍 </w:t>
      </w:r>
      <w:proofErr w:type="spellStart"/>
      <w:r w:rsidRPr="001B0935">
        <w:rPr>
          <w:rFonts w:asciiTheme="minorEastAsia" w:hAnsiTheme="minorEastAsia" w:cs="Arial Unicode MS"/>
          <w:sz w:val="76"/>
          <w:szCs w:val="76"/>
        </w:rPr>
        <w:t>Term</w:t>
      </w:r>
      <w:proofErr w:type="spellEnd"/>
      <w:r w:rsidRPr="001B0935">
        <w:rPr>
          <w:rFonts w:asciiTheme="minorEastAsia" w:hAnsiTheme="minorEastAsia" w:cs="Arial Unicode MS"/>
          <w:sz w:val="76"/>
          <w:szCs w:val="76"/>
        </w:rPr>
        <w:t xml:space="preserve"> Project</w:t>
      </w:r>
    </w:p>
    <w:p w14:paraId="736B8DE4" w14:textId="77777777" w:rsidR="001222DE" w:rsidRPr="001B0935" w:rsidRDefault="001222DE">
      <w:pPr>
        <w:rPr>
          <w:rFonts w:asciiTheme="minorEastAsia" w:hAnsiTheme="minorEastAsia"/>
        </w:rPr>
      </w:pPr>
    </w:p>
    <w:p w14:paraId="002F6A07" w14:textId="77777777" w:rsidR="001222DE" w:rsidRPr="001B0935" w:rsidRDefault="001222DE">
      <w:pPr>
        <w:rPr>
          <w:rFonts w:asciiTheme="minorEastAsia" w:hAnsiTheme="minorEastAsia"/>
        </w:rPr>
      </w:pPr>
    </w:p>
    <w:p w14:paraId="36034E4F" w14:textId="77777777" w:rsidR="001222DE" w:rsidRPr="001B0935" w:rsidRDefault="001222DE">
      <w:pPr>
        <w:rPr>
          <w:rFonts w:asciiTheme="minorEastAsia" w:hAnsiTheme="minorEastAsia"/>
        </w:rPr>
      </w:pPr>
    </w:p>
    <w:p w14:paraId="37DFF648" w14:textId="77777777" w:rsidR="001222DE" w:rsidRPr="001B0935" w:rsidRDefault="001222DE">
      <w:pPr>
        <w:rPr>
          <w:rFonts w:asciiTheme="minorEastAsia" w:hAnsiTheme="minorEastAsia"/>
        </w:rPr>
      </w:pPr>
    </w:p>
    <w:p w14:paraId="25F7F842" w14:textId="77777777" w:rsidR="001222DE" w:rsidRPr="001B0935" w:rsidRDefault="001222DE">
      <w:pPr>
        <w:rPr>
          <w:rFonts w:asciiTheme="minorEastAsia" w:hAnsiTheme="minorEastAsia"/>
        </w:rPr>
      </w:pPr>
    </w:p>
    <w:p w14:paraId="34FBB61F" w14:textId="77777777" w:rsidR="001222DE" w:rsidRPr="001B0935" w:rsidRDefault="001222DE">
      <w:pPr>
        <w:rPr>
          <w:rFonts w:asciiTheme="minorEastAsia" w:hAnsiTheme="minorEastAsia"/>
        </w:rPr>
      </w:pPr>
    </w:p>
    <w:p w14:paraId="37869B4E" w14:textId="77777777" w:rsidR="001222DE" w:rsidRPr="001B0935" w:rsidRDefault="001222DE">
      <w:pPr>
        <w:rPr>
          <w:rFonts w:asciiTheme="minorEastAsia" w:hAnsiTheme="minorEastAsia"/>
        </w:rPr>
      </w:pPr>
    </w:p>
    <w:p w14:paraId="4200C339" w14:textId="77777777" w:rsidR="001222DE" w:rsidRPr="001B0935" w:rsidRDefault="001222DE">
      <w:pPr>
        <w:rPr>
          <w:rFonts w:asciiTheme="minorEastAsia" w:hAnsiTheme="minorEastAsia"/>
        </w:rPr>
      </w:pPr>
    </w:p>
    <w:p w14:paraId="324E2AEA" w14:textId="77777777" w:rsidR="001222DE" w:rsidRPr="001B0935" w:rsidRDefault="001222DE">
      <w:pPr>
        <w:jc w:val="right"/>
        <w:rPr>
          <w:rFonts w:asciiTheme="minorEastAsia" w:hAnsiTheme="minorEastAsia"/>
        </w:rPr>
      </w:pPr>
    </w:p>
    <w:p w14:paraId="7BD1183D" w14:textId="77777777" w:rsidR="001222DE" w:rsidRPr="001B0935" w:rsidRDefault="00000000">
      <w:pPr>
        <w:jc w:val="right"/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2019180016 </w:t>
      </w:r>
      <w:proofErr w:type="spellStart"/>
      <w:r w:rsidRPr="001B0935">
        <w:rPr>
          <w:rFonts w:asciiTheme="minorEastAsia" w:hAnsiTheme="minorEastAsia" w:cs="Arial Unicode MS"/>
        </w:rPr>
        <w:t>백종화</w:t>
      </w:r>
      <w:proofErr w:type="spellEnd"/>
    </w:p>
    <w:p w14:paraId="1F9BD612" w14:textId="77777777" w:rsidR="001222DE" w:rsidRPr="001B0935" w:rsidRDefault="00000000">
      <w:pPr>
        <w:jc w:val="right"/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2019182007 김문수</w:t>
      </w:r>
    </w:p>
    <w:p w14:paraId="38703865" w14:textId="77777777" w:rsidR="001222DE" w:rsidRPr="001B0935" w:rsidRDefault="00000000">
      <w:pPr>
        <w:jc w:val="right"/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2019182009 김석희</w:t>
      </w:r>
      <w:r w:rsidRPr="001B0935">
        <w:rPr>
          <w:rFonts w:asciiTheme="minorEastAsia" w:hAnsiTheme="minorEastAsia"/>
        </w:rPr>
        <w:br w:type="page"/>
      </w:r>
    </w:p>
    <w:p w14:paraId="44305BF3" w14:textId="77777777" w:rsidR="001222DE" w:rsidRPr="001B0935" w:rsidRDefault="00000000">
      <w:pPr>
        <w:rPr>
          <w:rFonts w:asciiTheme="minorEastAsia" w:hAnsiTheme="minorEastAsia"/>
          <w:b/>
          <w:sz w:val="26"/>
          <w:szCs w:val="26"/>
        </w:rPr>
      </w:pPr>
      <w:r w:rsidRPr="001B0935">
        <w:rPr>
          <w:rFonts w:asciiTheme="minorEastAsia" w:hAnsiTheme="minorEastAsia" w:cs="Arial Unicode MS"/>
          <w:b/>
          <w:sz w:val="26"/>
          <w:szCs w:val="26"/>
        </w:rPr>
        <w:lastRenderedPageBreak/>
        <w:t>애플리케이션 기획 (무슨 교과목에서 누가 작업한 게임인지 명시할 것)</w:t>
      </w:r>
    </w:p>
    <w:p w14:paraId="0E444A47" w14:textId="660814F5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김석희, </w:t>
      </w:r>
      <w:proofErr w:type="spellStart"/>
      <w:r w:rsidRPr="001B0935">
        <w:rPr>
          <w:rFonts w:asciiTheme="minorEastAsia" w:hAnsiTheme="minorEastAsia" w:cs="Arial Unicode MS"/>
        </w:rPr>
        <w:t>백종화</w:t>
      </w:r>
      <w:proofErr w:type="spellEnd"/>
      <w:r w:rsidRPr="001B0935">
        <w:rPr>
          <w:rFonts w:asciiTheme="minorEastAsia" w:hAnsiTheme="minorEastAsia" w:cs="Arial Unicode MS"/>
        </w:rPr>
        <w:t xml:space="preserve"> 학우가 윈도우 프로그래밍에서 C++로</w:t>
      </w:r>
      <w:r w:rsidR="001B0935">
        <w:rPr>
          <w:rFonts w:asciiTheme="minorEastAsia" w:hAnsiTheme="minorEastAsia" w:cs="Arial Unicode MS" w:hint="eastAsia"/>
        </w:rPr>
        <w:t xml:space="preserve"> </w:t>
      </w:r>
      <w:r w:rsidRPr="001B0935">
        <w:rPr>
          <w:rFonts w:asciiTheme="minorEastAsia" w:hAnsiTheme="minorEastAsia" w:cs="Arial Unicode MS"/>
        </w:rPr>
        <w:t>만든 프로젝트를 이용할 예정입니다.</w:t>
      </w:r>
    </w:p>
    <w:p w14:paraId="6CE246D4" w14:textId="77777777" w:rsidR="001222DE" w:rsidRPr="001B0935" w:rsidRDefault="001222DE">
      <w:pPr>
        <w:rPr>
          <w:rFonts w:asciiTheme="minorEastAsia" w:hAnsiTheme="minorEastAsia"/>
        </w:rPr>
      </w:pPr>
    </w:p>
    <w:p w14:paraId="3FC42655" w14:textId="77777777" w:rsidR="001222DE" w:rsidRPr="001B0935" w:rsidRDefault="00000000">
      <w:pPr>
        <w:rPr>
          <w:rFonts w:asciiTheme="minorEastAsia" w:hAnsiTheme="minorEastAsia"/>
          <w:b/>
          <w:bCs/>
          <w:sz w:val="32"/>
          <w:szCs w:val="32"/>
        </w:rPr>
      </w:pPr>
      <w:r w:rsidRPr="001B0935">
        <w:rPr>
          <w:rFonts w:asciiTheme="minorEastAsia" w:hAnsiTheme="minorEastAsia" w:cs="Arial Unicode MS"/>
          <w:b/>
          <w:bCs/>
          <w:sz w:val="32"/>
          <w:szCs w:val="32"/>
        </w:rPr>
        <w:t xml:space="preserve">게임 설명 </w:t>
      </w:r>
    </w:p>
    <w:p w14:paraId="62FF5355" w14:textId="77777777" w:rsidR="001222DE" w:rsidRPr="001B0935" w:rsidRDefault="001222DE">
      <w:pPr>
        <w:rPr>
          <w:rFonts w:asciiTheme="minorEastAsia" w:hAnsiTheme="minorEastAsia"/>
        </w:rPr>
      </w:pPr>
    </w:p>
    <w:p w14:paraId="782CD684" w14:textId="77777777" w:rsidR="001222DE" w:rsidRPr="001B0935" w:rsidRDefault="00000000">
      <w:pPr>
        <w:rPr>
          <w:rFonts w:asciiTheme="minorEastAsia" w:hAnsiTheme="minorEastAsia"/>
          <w:b/>
          <w:bCs/>
          <w:sz w:val="30"/>
          <w:szCs w:val="30"/>
        </w:rPr>
      </w:pPr>
      <w:proofErr w:type="spellStart"/>
      <w:r w:rsidRPr="001B0935">
        <w:rPr>
          <w:rFonts w:asciiTheme="minorEastAsia" w:hAnsiTheme="minorEastAsia" w:cs="Arial Unicode MS"/>
          <w:b/>
          <w:bCs/>
          <w:sz w:val="30"/>
          <w:szCs w:val="30"/>
        </w:rPr>
        <w:t>A</w:t>
      </w:r>
      <w:proofErr w:type="spellEnd"/>
      <w:r w:rsidRPr="001B0935">
        <w:rPr>
          <w:rFonts w:asciiTheme="minorEastAsia" w:hAnsiTheme="minorEastAsia" w:cs="Arial Unicode MS"/>
          <w:b/>
          <w:bCs/>
          <w:sz w:val="30"/>
          <w:szCs w:val="30"/>
        </w:rPr>
        <w:t xml:space="preserve">. 게임 소개 및 특징 </w:t>
      </w:r>
    </w:p>
    <w:p w14:paraId="6B2E82B5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-&gt; 적을 막는 디펜스 게임과 카드 장르를 합친 게임입니다. 또한 카드 게임 장르에서 </w:t>
      </w:r>
      <w:proofErr w:type="spellStart"/>
      <w:r w:rsidRPr="001B0935">
        <w:rPr>
          <w:rFonts w:asciiTheme="minorEastAsia" w:hAnsiTheme="minorEastAsia" w:cs="Arial Unicode MS"/>
        </w:rPr>
        <w:t>덱</w:t>
      </w:r>
      <w:proofErr w:type="spellEnd"/>
      <w:r w:rsidRPr="001B0935">
        <w:rPr>
          <w:rFonts w:asciiTheme="minorEastAsia" w:hAnsiTheme="minorEastAsia" w:cs="Arial Unicode MS"/>
        </w:rPr>
        <w:t xml:space="preserve"> 빌딩이라는 다양성으로 매 게임당 새로운 나만의 조합으로 즐길 수 있습니다. </w:t>
      </w:r>
    </w:p>
    <w:p w14:paraId="72594439" w14:textId="6CAB981E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-&gt; 캐릭터가 적을 공격할 수 있는 방식이 카드 밖에 없기에 적절한 카드 분배와 마나 관리</w:t>
      </w:r>
      <w:r w:rsidR="001B0935">
        <w:rPr>
          <w:rFonts w:asciiTheme="minorEastAsia" w:hAnsiTheme="minorEastAsia" w:cs="Arial Unicode MS" w:hint="eastAsia"/>
        </w:rPr>
        <w:t xml:space="preserve"> </w:t>
      </w:r>
      <w:r w:rsidRPr="001B0935">
        <w:rPr>
          <w:rFonts w:asciiTheme="minorEastAsia" w:hAnsiTheme="minorEastAsia" w:cs="Arial Unicode MS"/>
        </w:rPr>
        <w:t xml:space="preserve">같은 전략적 판단을 요구하기도 합니다. 또한 </w:t>
      </w:r>
      <w:proofErr w:type="spellStart"/>
      <w:r w:rsidRPr="001B0935">
        <w:rPr>
          <w:rFonts w:asciiTheme="minorEastAsia" w:hAnsiTheme="minorEastAsia" w:cs="Arial Unicode MS"/>
        </w:rPr>
        <w:t>덱</w:t>
      </w:r>
      <w:proofErr w:type="spellEnd"/>
      <w:r w:rsidRPr="001B0935">
        <w:rPr>
          <w:rFonts w:asciiTheme="minorEastAsia" w:hAnsiTheme="minorEastAsia" w:cs="Arial Unicode MS"/>
        </w:rPr>
        <w:t xml:space="preserve"> 빌딩 시 강력한 카드는 마나 소모가 크게 설정되어 있어서 밸런스 있는 </w:t>
      </w:r>
      <w:proofErr w:type="spellStart"/>
      <w:r w:rsidRPr="001B0935">
        <w:rPr>
          <w:rFonts w:asciiTheme="minorEastAsia" w:hAnsiTheme="minorEastAsia" w:cs="Arial Unicode MS"/>
        </w:rPr>
        <w:t>덱</w:t>
      </w:r>
      <w:proofErr w:type="spellEnd"/>
      <w:r w:rsidRPr="001B0935">
        <w:rPr>
          <w:rFonts w:asciiTheme="minorEastAsia" w:hAnsiTheme="minorEastAsia" w:cs="Arial Unicode MS"/>
        </w:rPr>
        <w:t xml:space="preserve"> 빌딩을 중요로 합니다. </w:t>
      </w:r>
    </w:p>
    <w:p w14:paraId="659B4341" w14:textId="77777777" w:rsidR="001222DE" w:rsidRPr="001B0935" w:rsidRDefault="001222DE">
      <w:pPr>
        <w:rPr>
          <w:rFonts w:asciiTheme="minorEastAsia" w:hAnsiTheme="minorEastAsia"/>
        </w:rPr>
      </w:pPr>
    </w:p>
    <w:p w14:paraId="0CF794A4" w14:textId="77777777" w:rsidR="001B0935" w:rsidRDefault="00000000">
      <w:pPr>
        <w:rPr>
          <w:rFonts w:asciiTheme="minorEastAsia" w:hAnsiTheme="minorEastAsia"/>
          <w:b/>
          <w:bCs/>
          <w:sz w:val="30"/>
          <w:szCs w:val="30"/>
        </w:rPr>
      </w:pPr>
      <w:proofErr w:type="spellStart"/>
      <w:r w:rsidRPr="001B0935">
        <w:rPr>
          <w:rFonts w:asciiTheme="minorEastAsia" w:hAnsiTheme="minorEastAsia" w:cs="Arial Unicode MS"/>
          <w:b/>
          <w:bCs/>
          <w:sz w:val="30"/>
          <w:szCs w:val="30"/>
        </w:rPr>
        <w:t>B</w:t>
      </w:r>
      <w:proofErr w:type="spellEnd"/>
      <w:r w:rsidRPr="001B0935">
        <w:rPr>
          <w:rFonts w:asciiTheme="minorEastAsia" w:hAnsiTheme="minorEastAsia" w:cs="Arial Unicode MS"/>
          <w:b/>
          <w:bCs/>
          <w:sz w:val="30"/>
          <w:szCs w:val="30"/>
        </w:rPr>
        <w:t xml:space="preserve">. 게임 규모 </w:t>
      </w:r>
    </w:p>
    <w:p w14:paraId="32F8D458" w14:textId="38BE675D" w:rsidR="001222DE" w:rsidRPr="001B0935" w:rsidRDefault="001B0935">
      <w:pPr>
        <w:rPr>
          <w:rFonts w:asciiTheme="minorEastAsia" w:hAnsiTheme="minorEastAsia"/>
          <w:b/>
          <w:bCs/>
          <w:sz w:val="30"/>
          <w:szCs w:val="30"/>
        </w:rPr>
      </w:pPr>
      <w:r>
        <w:rPr>
          <w:rFonts w:asciiTheme="minorEastAsia" w:hAnsiTheme="minorEastAsia" w:hint="eastAsia"/>
        </w:rPr>
        <w:t xml:space="preserve">-&gt; </w:t>
      </w:r>
      <w:r w:rsidR="00000000" w:rsidRPr="001B0935">
        <w:rPr>
          <w:rFonts w:asciiTheme="minorEastAsia" w:hAnsiTheme="minorEastAsia" w:cs="Arial Unicode MS"/>
        </w:rPr>
        <w:t>크게 총 3웨이브로 이루어져 있습니다. 웨이브에 따라 추가되는 몬스터가 있으며 최종적으로 보스를 잡으면 끝납니다. 그 전에 자신의 타워가 피해를 입어 파괴되면 패배로 끝납니다. 몬스터는 지상 몬스터, 공중 몬스터가 있고, 보스까지 총 3종류가 존재합니다.</w:t>
      </w:r>
    </w:p>
    <w:p w14:paraId="0EF713CE" w14:textId="7235280C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 -&gt; 게임의 메인이라고 할 수 있는 카드는 </w:t>
      </w:r>
      <w:r w:rsidR="001B0935">
        <w:rPr>
          <w:rFonts w:asciiTheme="minorEastAsia" w:hAnsiTheme="minorEastAsia" w:cs="Arial Unicode MS" w:hint="eastAsia"/>
        </w:rPr>
        <w:t>많지 않</w:t>
      </w:r>
      <w:r w:rsidRPr="001B0935">
        <w:rPr>
          <w:rFonts w:asciiTheme="minorEastAsia" w:hAnsiTheme="minorEastAsia" w:cs="Arial Unicode MS"/>
        </w:rPr>
        <w:t xml:space="preserve">지만 카드 하나하나에 </w:t>
      </w:r>
      <w:proofErr w:type="spellStart"/>
      <w:r w:rsidRPr="001B0935">
        <w:rPr>
          <w:rFonts w:asciiTheme="minorEastAsia" w:hAnsiTheme="minorEastAsia" w:cs="Arial Unicode MS"/>
        </w:rPr>
        <w:t>트라이포드</w:t>
      </w:r>
      <w:proofErr w:type="spellEnd"/>
      <w:r w:rsidR="001B0935">
        <w:rPr>
          <w:rFonts w:asciiTheme="minorEastAsia" w:hAnsiTheme="minorEastAsia" w:cs="Arial Unicode MS" w:hint="eastAsia"/>
        </w:rPr>
        <w:t xml:space="preserve"> </w:t>
      </w:r>
      <w:r w:rsidRPr="001B0935">
        <w:rPr>
          <w:rFonts w:asciiTheme="minorEastAsia" w:hAnsiTheme="minorEastAsia" w:cs="Arial Unicode MS"/>
        </w:rPr>
        <w:t xml:space="preserve">시스템이 있어 카드를 강화하거나 다양하게 바꿀 수 있습니다. 3단계로 이루어져 1단계 3가지, 2단계 3가지, 3단계 2가지 중 하나씩 골라 총 18개의 경우의 수가 한 카드에서 나옵니다. </w:t>
      </w:r>
    </w:p>
    <w:p w14:paraId="37BF8587" w14:textId="2F8EA491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골드와 상점 시스템이 존재하여 자신의 카드를 바꿀 수 있습니다. 몬스터를 잡으면 골드와 경험치가 증가합니다. 경험치를 얻어 </w:t>
      </w:r>
      <w:proofErr w:type="spellStart"/>
      <w:r w:rsidRPr="001B0935">
        <w:rPr>
          <w:rFonts w:asciiTheme="minorEastAsia" w:hAnsiTheme="minorEastAsia" w:cs="Arial Unicode MS"/>
        </w:rPr>
        <w:t>레벨업하면</w:t>
      </w:r>
      <w:proofErr w:type="spellEnd"/>
      <w:r w:rsidRPr="001B0935">
        <w:rPr>
          <w:rFonts w:asciiTheme="minorEastAsia" w:hAnsiTheme="minorEastAsia" w:cs="Arial Unicode MS"/>
        </w:rPr>
        <w:t xml:space="preserve"> 상점이 열려 모아둔 골드로 새롭거나 기존에 있던 카드를 </w:t>
      </w:r>
      <w:proofErr w:type="spellStart"/>
      <w:r w:rsidRPr="001B0935">
        <w:rPr>
          <w:rFonts w:asciiTheme="minorEastAsia" w:hAnsiTheme="minorEastAsia" w:cs="Arial Unicode MS"/>
        </w:rPr>
        <w:t>덱에</w:t>
      </w:r>
      <w:proofErr w:type="spellEnd"/>
      <w:r w:rsidRPr="001B0935">
        <w:rPr>
          <w:rFonts w:asciiTheme="minorEastAsia" w:hAnsiTheme="minorEastAsia" w:cs="Arial Unicode MS"/>
        </w:rPr>
        <w:t xml:space="preserve"> 추가할 수 있습니다. 그 뿐만 아니라 기존에 있던 카드 다음 단계의 </w:t>
      </w:r>
      <w:proofErr w:type="spellStart"/>
      <w:r w:rsidRPr="001B0935">
        <w:rPr>
          <w:rFonts w:asciiTheme="minorEastAsia" w:hAnsiTheme="minorEastAsia" w:cs="Arial Unicode MS"/>
        </w:rPr>
        <w:t>트라이포드를</w:t>
      </w:r>
      <w:proofErr w:type="spellEnd"/>
      <w:r w:rsidRPr="001B0935">
        <w:rPr>
          <w:rFonts w:asciiTheme="minorEastAsia" w:hAnsiTheme="minorEastAsia" w:cs="Arial Unicode MS"/>
        </w:rPr>
        <w:t xml:space="preserve"> 구매하여 강화</w:t>
      </w:r>
      <w:r w:rsidR="001B0935">
        <w:rPr>
          <w:rFonts w:asciiTheme="minorEastAsia" w:hAnsiTheme="minorEastAsia" w:cs="Arial Unicode MS" w:hint="eastAsia"/>
        </w:rPr>
        <w:t>할</w:t>
      </w:r>
      <w:r w:rsidRPr="001B0935">
        <w:rPr>
          <w:rFonts w:asciiTheme="minorEastAsia" w:hAnsiTheme="minorEastAsia" w:cs="Arial Unicode MS"/>
        </w:rPr>
        <w:t xml:space="preserve"> 수 있습니다.</w:t>
      </w:r>
    </w:p>
    <w:p w14:paraId="49724EA7" w14:textId="0B58237E" w:rsidR="001222DE" w:rsidRPr="001B0935" w:rsidRDefault="001B0935">
      <w:pPr>
        <w:rPr>
          <w:rFonts w:asciiTheme="minorEastAsia" w:hAnsiTheme="minorEastAsia"/>
          <w:b/>
          <w:bCs/>
          <w:sz w:val="24"/>
          <w:szCs w:val="24"/>
        </w:rPr>
      </w:pPr>
      <w:r w:rsidRPr="001B0935">
        <w:rPr>
          <w:rFonts w:asciiTheme="minorEastAsia" w:hAnsiTheme="minorEastAsia" w:hint="eastAsia"/>
          <w:b/>
          <w:bCs/>
          <w:sz w:val="24"/>
          <w:szCs w:val="24"/>
        </w:rPr>
        <w:t>추가한 내용</w:t>
      </w:r>
    </w:p>
    <w:p w14:paraId="3D0E410B" w14:textId="37EA4A45" w:rsidR="001B0935" w:rsidRPr="001B0935" w:rsidRDefault="001B0935" w:rsidP="001B0935">
      <w:pPr>
        <w:rPr>
          <w:rFonts w:asciiTheme="minorEastAsia" w:hAnsiTheme="minorEastAsia" w:hint="eastAsia"/>
        </w:rPr>
      </w:pPr>
      <w:r w:rsidRPr="001B0935">
        <w:rPr>
          <w:rFonts w:asciiTheme="minorEastAsia" w:hAnsiTheme="minorEastAsia" w:hint="eastAsia"/>
        </w:rPr>
        <w:t xml:space="preserve">기존에는 솔로 플레이 게임으로 단순히 디펜스 및 </w:t>
      </w:r>
      <w:proofErr w:type="spellStart"/>
      <w:r w:rsidRPr="001B0935">
        <w:rPr>
          <w:rFonts w:asciiTheme="minorEastAsia" w:hAnsiTheme="minorEastAsia" w:hint="eastAsia"/>
        </w:rPr>
        <w:t>덱</w:t>
      </w:r>
      <w:proofErr w:type="spellEnd"/>
      <w:r>
        <w:rPr>
          <w:rFonts w:asciiTheme="minorEastAsia" w:hAnsiTheme="minorEastAsia" w:hint="eastAsia"/>
        </w:rPr>
        <w:t xml:space="preserve"> </w:t>
      </w:r>
      <w:r w:rsidRPr="001B0935">
        <w:rPr>
          <w:rFonts w:asciiTheme="minorEastAsia" w:hAnsiTheme="minorEastAsia" w:hint="eastAsia"/>
        </w:rPr>
        <w:t>빌딩 게임이</w:t>
      </w:r>
      <w:r>
        <w:rPr>
          <w:rFonts w:asciiTheme="minorEastAsia" w:hAnsiTheme="minorEastAsia" w:hint="eastAsia"/>
        </w:rPr>
        <w:t>었</w:t>
      </w:r>
      <w:r w:rsidRPr="001B0935">
        <w:rPr>
          <w:rFonts w:asciiTheme="minorEastAsia" w:hAnsiTheme="minorEastAsia" w:hint="eastAsia"/>
        </w:rPr>
        <w:t>지만 위 게임</w:t>
      </w:r>
      <w:r>
        <w:rPr>
          <w:rFonts w:asciiTheme="minorEastAsia" w:hAnsiTheme="minorEastAsia" w:hint="eastAsia"/>
        </w:rPr>
        <w:t>을 협동 게임으로 네트워크 게임을 설계하면</w:t>
      </w:r>
      <w:r w:rsidRPr="001B0935">
        <w:rPr>
          <w:rFonts w:asciiTheme="minorEastAsia" w:hAnsiTheme="minorEastAsia" w:hint="eastAsia"/>
        </w:rPr>
        <w:t xml:space="preserve"> 충분한 네트워크 설계를 경험할 수 없다</w:t>
      </w:r>
      <w:r>
        <w:rPr>
          <w:rFonts w:asciiTheme="minorEastAsia" w:hAnsiTheme="minorEastAsia" w:hint="eastAsia"/>
        </w:rPr>
        <w:t xml:space="preserve"> </w:t>
      </w:r>
      <w:r w:rsidRPr="001B0935">
        <w:rPr>
          <w:rFonts w:asciiTheme="minorEastAsia" w:hAnsiTheme="minorEastAsia" w:hint="eastAsia"/>
        </w:rPr>
        <w:t xml:space="preserve">라는 교수님의 조언에 따라 디펜스 협동게임이 아닌, 디펜스 경쟁게임으로 바꾸었으며 이에 따라 카드 종류에 몬스터 카드를 추가하여 사용시 상대편 성으로 몬스터를 소환하는 효과를 지닌 카드를 만들었습니다. 또한 플레이어는 추가되는 </w:t>
      </w:r>
      <w:proofErr w:type="spellStart"/>
      <w:r w:rsidRPr="001B0935">
        <w:rPr>
          <w:rFonts w:asciiTheme="minorEastAsia" w:hAnsiTheme="minorEastAsia" w:hint="eastAsia"/>
        </w:rPr>
        <w:t>뷰포트를</w:t>
      </w:r>
      <w:proofErr w:type="spellEnd"/>
      <w:r w:rsidRPr="001B0935">
        <w:rPr>
          <w:rFonts w:asciiTheme="minorEastAsia" w:hAnsiTheme="minorEastAsia" w:hint="eastAsia"/>
        </w:rPr>
        <w:t xml:space="preserve"> 통해 상대진영의 상태를 확인할 </w:t>
      </w:r>
      <w:r w:rsidRPr="001B0935">
        <w:rPr>
          <w:rFonts w:asciiTheme="minorEastAsia" w:hAnsiTheme="minorEastAsia" w:hint="eastAsia"/>
        </w:rPr>
        <w:lastRenderedPageBreak/>
        <w:t>수 있으며 이에 따라 몬스터 카드를 사용하는 타이밍을 적절히 판단할 수 있게 할 계획입니다.</w:t>
      </w:r>
    </w:p>
    <w:p w14:paraId="0E369DF9" w14:textId="77777777" w:rsidR="001B0935" w:rsidRPr="001B0935" w:rsidRDefault="001B0935">
      <w:pPr>
        <w:rPr>
          <w:rFonts w:asciiTheme="minorEastAsia" w:hAnsiTheme="minorEastAsia" w:hint="eastAsia"/>
        </w:rPr>
      </w:pPr>
    </w:p>
    <w:p w14:paraId="414048DD" w14:textId="77777777" w:rsidR="001222DE" w:rsidRPr="001B0935" w:rsidRDefault="00000000">
      <w:pPr>
        <w:rPr>
          <w:rFonts w:asciiTheme="minorEastAsia" w:hAnsiTheme="minorEastAsia"/>
          <w:b/>
          <w:bCs/>
          <w:sz w:val="30"/>
          <w:szCs w:val="30"/>
        </w:rPr>
      </w:pPr>
      <w:r w:rsidRPr="001B0935">
        <w:rPr>
          <w:rFonts w:asciiTheme="minorEastAsia" w:hAnsiTheme="minorEastAsia" w:cs="Arial Unicode MS"/>
          <w:b/>
          <w:bCs/>
          <w:sz w:val="30"/>
          <w:szCs w:val="30"/>
        </w:rPr>
        <w:t xml:space="preserve">실행방법 </w:t>
      </w:r>
    </w:p>
    <w:p w14:paraId="5A382B36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-&gt; 키보드의 </w:t>
      </w:r>
      <w:proofErr w:type="spellStart"/>
      <w:r w:rsidRPr="001B0935">
        <w:rPr>
          <w:rFonts w:asciiTheme="minorEastAsia" w:hAnsiTheme="minorEastAsia" w:cs="Arial Unicode MS"/>
        </w:rPr>
        <w:t>w</w:t>
      </w:r>
      <w:proofErr w:type="spellEnd"/>
      <w:r w:rsidRPr="001B0935">
        <w:rPr>
          <w:rFonts w:asciiTheme="minorEastAsia" w:hAnsiTheme="minorEastAsia" w:cs="Arial Unicode MS"/>
        </w:rPr>
        <w:t xml:space="preserve">, </w:t>
      </w:r>
      <w:proofErr w:type="spellStart"/>
      <w:r w:rsidRPr="001B0935">
        <w:rPr>
          <w:rFonts w:asciiTheme="minorEastAsia" w:hAnsiTheme="minorEastAsia" w:cs="Arial Unicode MS"/>
        </w:rPr>
        <w:t>a</w:t>
      </w:r>
      <w:proofErr w:type="spellEnd"/>
      <w:r w:rsidRPr="001B0935">
        <w:rPr>
          <w:rFonts w:asciiTheme="minorEastAsia" w:hAnsiTheme="minorEastAsia" w:cs="Arial Unicode MS"/>
        </w:rPr>
        <w:t xml:space="preserve">, </w:t>
      </w:r>
      <w:proofErr w:type="spellStart"/>
      <w:r w:rsidRPr="001B0935">
        <w:rPr>
          <w:rFonts w:asciiTheme="minorEastAsia" w:hAnsiTheme="minorEastAsia" w:cs="Arial Unicode MS"/>
        </w:rPr>
        <w:t>d키로</w:t>
      </w:r>
      <w:proofErr w:type="spellEnd"/>
      <w:r w:rsidRPr="001B0935">
        <w:rPr>
          <w:rFonts w:asciiTheme="minorEastAsia" w:hAnsiTheme="minorEastAsia" w:cs="Arial Unicode MS"/>
        </w:rPr>
        <w:t xml:space="preserve"> 움직입니다. 마우스 드래그 앤 드랍으로 카드를 사용할 수 있으며, 일정 게이지를 다 채워야 쓸 수 있는 각성기는 </w:t>
      </w:r>
      <w:proofErr w:type="spellStart"/>
      <w:r w:rsidRPr="001B0935">
        <w:rPr>
          <w:rFonts w:asciiTheme="minorEastAsia" w:hAnsiTheme="minorEastAsia" w:cs="Arial Unicode MS"/>
        </w:rPr>
        <w:t>E키로</w:t>
      </w:r>
      <w:proofErr w:type="spellEnd"/>
      <w:r w:rsidRPr="001B0935">
        <w:rPr>
          <w:rFonts w:asciiTheme="minorEastAsia" w:hAnsiTheme="minorEastAsia" w:cs="Arial Unicode MS"/>
        </w:rPr>
        <w:t xml:space="preserve"> 쓸 수 있습니다.</w:t>
      </w:r>
    </w:p>
    <w:p w14:paraId="37DEAA28" w14:textId="77777777" w:rsidR="001222DE" w:rsidRPr="001B0935" w:rsidRDefault="001222DE">
      <w:pPr>
        <w:rPr>
          <w:rFonts w:asciiTheme="minorEastAsia" w:hAnsiTheme="minorEastAsia"/>
        </w:rPr>
      </w:pPr>
    </w:p>
    <w:p w14:paraId="74329DD0" w14:textId="77777777" w:rsidR="001222DE" w:rsidRPr="001B0935" w:rsidRDefault="00000000">
      <w:pPr>
        <w:rPr>
          <w:rFonts w:asciiTheme="minorEastAsia" w:hAnsiTheme="minorEastAsia"/>
          <w:b/>
          <w:bCs/>
          <w:sz w:val="30"/>
          <w:szCs w:val="30"/>
        </w:rPr>
      </w:pPr>
      <w:proofErr w:type="spellStart"/>
      <w:r w:rsidRPr="001B0935">
        <w:rPr>
          <w:rFonts w:asciiTheme="minorEastAsia" w:hAnsiTheme="minorEastAsia" w:cs="Arial Unicode MS"/>
          <w:b/>
          <w:bCs/>
          <w:sz w:val="30"/>
          <w:szCs w:val="30"/>
        </w:rPr>
        <w:t>인게임</w:t>
      </w:r>
      <w:proofErr w:type="spellEnd"/>
      <w:r w:rsidRPr="001B0935">
        <w:rPr>
          <w:rFonts w:asciiTheme="minorEastAsia" w:hAnsiTheme="minorEastAsia" w:cs="Arial Unicode MS"/>
          <w:b/>
          <w:bCs/>
          <w:sz w:val="30"/>
          <w:szCs w:val="30"/>
        </w:rPr>
        <w:t xml:space="preserve"> 스크린샷</w:t>
      </w:r>
    </w:p>
    <w:p w14:paraId="54DD3A3C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/>
          <w:noProof/>
        </w:rPr>
        <w:drawing>
          <wp:inline distT="114300" distB="114300" distL="114300" distR="114300" wp14:anchorId="73A1B5D6" wp14:editId="1DC9C190">
            <wp:extent cx="5734050" cy="3033713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37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DDD20" w14:textId="2F4BE767" w:rsidR="001B0935" w:rsidRDefault="00567402">
      <w:pPr>
        <w:rPr>
          <w:rFonts w:asciiTheme="minorEastAsia" w:hAnsiTheme="minorEastAsia" w:cs="Arial Unicode MS" w:hint="eastAsia"/>
          <w:b/>
          <w:sz w:val="26"/>
          <w:szCs w:val="26"/>
        </w:rPr>
      </w:pPr>
      <w:r>
        <w:rPr>
          <w:rFonts w:asciiTheme="minorEastAsia" w:hAnsiTheme="minorEastAsia" w:cs="Arial Unicode MS" w:hint="eastAsia"/>
          <w:b/>
          <w:sz w:val="26"/>
          <w:szCs w:val="26"/>
        </w:rPr>
        <w:t xml:space="preserve">위 사진의 상단 부분을 확장하여 상대편의 진영 상황을 확인하는 </w:t>
      </w:r>
      <w:proofErr w:type="spellStart"/>
      <w:r>
        <w:rPr>
          <w:rFonts w:asciiTheme="minorEastAsia" w:hAnsiTheme="minorEastAsia" w:cs="Arial Unicode MS" w:hint="eastAsia"/>
          <w:b/>
          <w:sz w:val="26"/>
          <w:szCs w:val="26"/>
        </w:rPr>
        <w:t>뷰포트를</w:t>
      </w:r>
      <w:proofErr w:type="spellEnd"/>
      <w:r>
        <w:rPr>
          <w:rFonts w:asciiTheme="minorEastAsia" w:hAnsiTheme="minorEastAsia" w:cs="Arial Unicode MS" w:hint="eastAsia"/>
          <w:b/>
          <w:sz w:val="26"/>
          <w:szCs w:val="26"/>
        </w:rPr>
        <w:t xml:space="preserve"> 만들 기획입니다.</w:t>
      </w:r>
    </w:p>
    <w:p w14:paraId="6CCC85D4" w14:textId="77777777" w:rsidR="001B0935" w:rsidRDefault="001B0935">
      <w:pPr>
        <w:rPr>
          <w:rFonts w:asciiTheme="minorEastAsia" w:hAnsiTheme="minorEastAsia" w:cs="Arial Unicode MS"/>
          <w:b/>
          <w:sz w:val="26"/>
          <w:szCs w:val="26"/>
        </w:rPr>
      </w:pPr>
    </w:p>
    <w:p w14:paraId="42627670" w14:textId="77777777" w:rsidR="001B0935" w:rsidRDefault="001B0935">
      <w:pPr>
        <w:rPr>
          <w:rFonts w:asciiTheme="minorEastAsia" w:hAnsiTheme="minorEastAsia" w:cs="Arial Unicode MS"/>
          <w:b/>
          <w:sz w:val="26"/>
          <w:szCs w:val="26"/>
        </w:rPr>
      </w:pPr>
    </w:p>
    <w:p w14:paraId="3455189D" w14:textId="77777777" w:rsidR="001B0935" w:rsidRDefault="001B0935">
      <w:pPr>
        <w:rPr>
          <w:rFonts w:asciiTheme="minorEastAsia" w:hAnsiTheme="minorEastAsia" w:cs="Arial Unicode MS"/>
          <w:b/>
          <w:sz w:val="26"/>
          <w:szCs w:val="26"/>
        </w:rPr>
      </w:pPr>
    </w:p>
    <w:p w14:paraId="2E6F6395" w14:textId="77777777" w:rsidR="001B0935" w:rsidRDefault="001B0935">
      <w:pPr>
        <w:rPr>
          <w:rFonts w:asciiTheme="minorEastAsia" w:hAnsiTheme="minorEastAsia" w:cs="Arial Unicode MS"/>
          <w:b/>
          <w:sz w:val="26"/>
          <w:szCs w:val="26"/>
        </w:rPr>
      </w:pPr>
    </w:p>
    <w:p w14:paraId="3EA60A98" w14:textId="77777777" w:rsidR="001B0935" w:rsidRDefault="001B0935">
      <w:pPr>
        <w:rPr>
          <w:rFonts w:asciiTheme="minorEastAsia" w:hAnsiTheme="minorEastAsia" w:cs="Arial Unicode MS"/>
          <w:b/>
          <w:sz w:val="26"/>
          <w:szCs w:val="26"/>
        </w:rPr>
      </w:pPr>
    </w:p>
    <w:p w14:paraId="7AE0538E" w14:textId="77777777" w:rsidR="001B0935" w:rsidRDefault="001B0935">
      <w:pPr>
        <w:rPr>
          <w:rFonts w:asciiTheme="minorEastAsia" w:hAnsiTheme="minorEastAsia" w:cs="Arial Unicode MS"/>
          <w:b/>
          <w:sz w:val="26"/>
          <w:szCs w:val="26"/>
        </w:rPr>
      </w:pPr>
    </w:p>
    <w:p w14:paraId="0FFBD65F" w14:textId="77777777" w:rsidR="001B0935" w:rsidRDefault="001B0935">
      <w:pPr>
        <w:rPr>
          <w:rFonts w:asciiTheme="minorEastAsia" w:hAnsiTheme="minorEastAsia" w:cs="Arial Unicode MS"/>
          <w:b/>
          <w:sz w:val="26"/>
          <w:szCs w:val="26"/>
        </w:rPr>
      </w:pPr>
    </w:p>
    <w:p w14:paraId="39A521DB" w14:textId="77777777" w:rsidR="001B0935" w:rsidRDefault="001B0935">
      <w:pPr>
        <w:rPr>
          <w:rFonts w:asciiTheme="minorEastAsia" w:hAnsiTheme="minorEastAsia" w:cs="Arial Unicode MS" w:hint="eastAsia"/>
          <w:b/>
          <w:sz w:val="26"/>
          <w:szCs w:val="26"/>
        </w:rPr>
      </w:pPr>
    </w:p>
    <w:p w14:paraId="460FEB6F" w14:textId="1A4DE70A" w:rsidR="001222DE" w:rsidRPr="00476165" w:rsidRDefault="00000000">
      <w:pPr>
        <w:rPr>
          <w:rFonts w:asciiTheme="minorEastAsia" w:hAnsiTheme="minorEastAsia" w:cs="Arial Unicode MS"/>
          <w:b/>
          <w:sz w:val="30"/>
          <w:szCs w:val="30"/>
          <w:rPrChange w:id="0" w:author="김석희(2019182009)" w:date="2023-11-04T18:16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</w:pPr>
      <w:proofErr w:type="spellStart"/>
      <w:r w:rsidRPr="00476165">
        <w:rPr>
          <w:rFonts w:asciiTheme="minorEastAsia" w:hAnsiTheme="minorEastAsia" w:cs="Arial Unicode MS"/>
          <w:b/>
          <w:sz w:val="30"/>
          <w:szCs w:val="30"/>
          <w:rPrChange w:id="1" w:author="김석희(2019182009)" w:date="2023-11-04T18:16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lastRenderedPageBreak/>
        <w:t>High-level</w:t>
      </w:r>
      <w:proofErr w:type="spellEnd"/>
      <w:r w:rsidRPr="00476165">
        <w:rPr>
          <w:rFonts w:asciiTheme="minorEastAsia" w:hAnsiTheme="minorEastAsia" w:cs="Arial Unicode MS"/>
          <w:b/>
          <w:sz w:val="30"/>
          <w:szCs w:val="30"/>
          <w:rPrChange w:id="2" w:author="김석희(2019182009)" w:date="2023-11-04T18:16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 xml:space="preserve"> 디자인</w:t>
      </w:r>
    </w:p>
    <w:p w14:paraId="2A655006" w14:textId="5044F300" w:rsidR="00567402" w:rsidRPr="001B0935" w:rsidRDefault="00567402" w:rsidP="00567402">
      <w:pPr>
        <w:jc w:val="center"/>
        <w:rPr>
          <w:rFonts w:asciiTheme="minorEastAsia" w:hAnsiTheme="minorEastAsia" w:hint="eastAsia"/>
          <w:b/>
          <w:sz w:val="26"/>
          <w:szCs w:val="26"/>
        </w:rPr>
        <w:pPrChange w:id="3" w:author="김석희(2019182009)" w:date="2023-11-04T18:10:00Z">
          <w:pPr/>
        </w:pPrChange>
      </w:pPr>
      <w:r>
        <w:rPr>
          <w:rFonts w:asciiTheme="minorEastAsia" w:hAnsiTheme="minorEastAsia" w:cs="Arial Unicode MS" w:hint="eastAsia"/>
          <w:b/>
          <w:sz w:val="26"/>
          <w:szCs w:val="26"/>
        </w:rPr>
        <w:t>서버</w:t>
      </w:r>
    </w:p>
    <w:p w14:paraId="6BC7E0C8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/>
          <w:noProof/>
        </w:rPr>
        <w:drawing>
          <wp:inline distT="114300" distB="114300" distL="114300" distR="114300" wp14:anchorId="60137DAA" wp14:editId="66C8C01E">
            <wp:extent cx="5731200" cy="72136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21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07423A" w14:textId="77777777" w:rsidR="001222DE" w:rsidRDefault="001222DE">
      <w:pPr>
        <w:rPr>
          <w:ins w:id="4" w:author="김석희(2019182009)" w:date="2023-11-04T18:11:00Z"/>
          <w:rFonts w:asciiTheme="minorEastAsia" w:hAnsiTheme="minorEastAsia"/>
        </w:rPr>
      </w:pPr>
    </w:p>
    <w:p w14:paraId="75C82B31" w14:textId="77777777" w:rsidR="00567402" w:rsidRDefault="00567402">
      <w:pPr>
        <w:rPr>
          <w:ins w:id="5" w:author="김석희(2019182009)" w:date="2023-11-04T18:11:00Z"/>
          <w:rFonts w:asciiTheme="minorEastAsia" w:hAnsiTheme="minorEastAsia"/>
        </w:rPr>
      </w:pPr>
    </w:p>
    <w:p w14:paraId="130E284E" w14:textId="77777777" w:rsidR="00567402" w:rsidRDefault="00567402">
      <w:pPr>
        <w:rPr>
          <w:ins w:id="6" w:author="김석희(2019182009)" w:date="2023-11-04T18:11:00Z"/>
          <w:rFonts w:asciiTheme="minorEastAsia" w:hAnsiTheme="minorEastAsia"/>
        </w:rPr>
      </w:pPr>
    </w:p>
    <w:p w14:paraId="46F49F6B" w14:textId="17E1634B" w:rsidR="00567402" w:rsidRPr="00567402" w:rsidRDefault="00567402" w:rsidP="00567402">
      <w:pPr>
        <w:jc w:val="center"/>
        <w:rPr>
          <w:rFonts w:asciiTheme="minorEastAsia" w:hAnsiTheme="minorEastAsia" w:hint="eastAsia"/>
          <w:b/>
          <w:bCs/>
          <w:rPrChange w:id="7" w:author="김석희(2019182009)" w:date="2023-11-04T18:11:00Z">
            <w:rPr>
              <w:rFonts w:asciiTheme="minorEastAsia" w:hAnsiTheme="minorEastAsia" w:hint="eastAsia"/>
            </w:rPr>
          </w:rPrChange>
        </w:rPr>
        <w:pPrChange w:id="8" w:author="김석희(2019182009)" w:date="2023-11-04T18:11:00Z">
          <w:pPr/>
        </w:pPrChange>
      </w:pPr>
      <w:ins w:id="9" w:author="김석희(2019182009)" w:date="2023-11-04T18:11:00Z">
        <w:r>
          <w:rPr>
            <w:rFonts w:asciiTheme="minorEastAsia" w:hAnsiTheme="minorEastAsia" w:hint="eastAsia"/>
            <w:b/>
            <w:bCs/>
          </w:rPr>
          <w:lastRenderedPageBreak/>
          <w:t>클라이언트</w:t>
        </w:r>
      </w:ins>
    </w:p>
    <w:p w14:paraId="2784A8BA" w14:textId="6A307FD0" w:rsidR="001222DE" w:rsidRPr="001B0935" w:rsidDel="00567402" w:rsidRDefault="001222DE">
      <w:pPr>
        <w:rPr>
          <w:del w:id="10" w:author="김석희(2019182009)" w:date="2023-11-04T18:11:00Z"/>
          <w:rFonts w:asciiTheme="minorEastAsia" w:hAnsiTheme="minorEastAsia"/>
          <w:b/>
          <w:sz w:val="26"/>
          <w:szCs w:val="26"/>
        </w:rPr>
      </w:pPr>
    </w:p>
    <w:p w14:paraId="2749B293" w14:textId="77777777" w:rsidR="001222DE" w:rsidRPr="001B0935" w:rsidDel="00567402" w:rsidRDefault="001222DE">
      <w:pPr>
        <w:rPr>
          <w:del w:id="11" w:author="김석희(2019182009)" w:date="2023-11-04T18:11:00Z"/>
          <w:rFonts w:asciiTheme="minorEastAsia" w:hAnsiTheme="minorEastAsia"/>
          <w:b/>
          <w:sz w:val="26"/>
          <w:szCs w:val="26"/>
        </w:rPr>
      </w:pPr>
    </w:p>
    <w:p w14:paraId="5154846C" w14:textId="0B7C6F66" w:rsidR="001222DE" w:rsidRPr="001B0935" w:rsidDel="00567402" w:rsidRDefault="001222DE">
      <w:pPr>
        <w:rPr>
          <w:del w:id="12" w:author="김석희(2019182009)" w:date="2023-11-04T18:11:00Z"/>
          <w:rFonts w:asciiTheme="minorEastAsia" w:hAnsiTheme="minorEastAsia" w:hint="eastAsia"/>
          <w:b/>
          <w:sz w:val="26"/>
          <w:szCs w:val="26"/>
        </w:rPr>
      </w:pPr>
    </w:p>
    <w:p w14:paraId="326906F7" w14:textId="77777777" w:rsidR="001222DE" w:rsidRPr="001B0935" w:rsidDel="00567402" w:rsidRDefault="00000000">
      <w:pPr>
        <w:rPr>
          <w:del w:id="13" w:author="김석희(2019182009)" w:date="2023-11-04T18:11:00Z"/>
          <w:rFonts w:asciiTheme="minorEastAsia" w:hAnsiTheme="minorEastAsia"/>
          <w:b/>
          <w:sz w:val="26"/>
          <w:szCs w:val="26"/>
        </w:rPr>
      </w:pPr>
      <w:r w:rsidRPr="001B0935">
        <w:rPr>
          <w:rFonts w:asciiTheme="minorEastAsia" w:hAnsiTheme="minorEastAsia"/>
          <w:b/>
          <w:noProof/>
          <w:sz w:val="26"/>
          <w:szCs w:val="26"/>
        </w:rPr>
        <w:drawing>
          <wp:inline distT="114300" distB="114300" distL="114300" distR="114300" wp14:anchorId="3E7F252D" wp14:editId="02F4126D">
            <wp:extent cx="5730875" cy="8486775"/>
            <wp:effectExtent l="0" t="0" r="3175" b="9525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4872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3D0282" w14:textId="77777777" w:rsidR="001222DE" w:rsidRPr="001B0935" w:rsidDel="00567402" w:rsidRDefault="001222DE">
      <w:pPr>
        <w:rPr>
          <w:del w:id="14" w:author="김석희(2019182009)" w:date="2023-11-04T18:11:00Z"/>
          <w:rFonts w:asciiTheme="minorEastAsia" w:hAnsiTheme="minorEastAsia" w:hint="eastAsia"/>
          <w:b/>
          <w:sz w:val="26"/>
          <w:szCs w:val="26"/>
        </w:rPr>
      </w:pPr>
    </w:p>
    <w:p w14:paraId="7995E15B" w14:textId="77777777" w:rsidR="001222DE" w:rsidRPr="001B0935" w:rsidDel="00567402" w:rsidRDefault="001222DE">
      <w:pPr>
        <w:rPr>
          <w:del w:id="15" w:author="김석희(2019182009)" w:date="2023-11-04T18:11:00Z"/>
          <w:rFonts w:asciiTheme="minorEastAsia" w:hAnsiTheme="minorEastAsia" w:hint="eastAsia"/>
          <w:b/>
          <w:sz w:val="26"/>
          <w:szCs w:val="26"/>
        </w:rPr>
      </w:pPr>
    </w:p>
    <w:p w14:paraId="05F35FBE" w14:textId="77777777" w:rsidR="001222DE" w:rsidRPr="001B0935" w:rsidRDefault="001222DE">
      <w:pPr>
        <w:rPr>
          <w:rFonts w:asciiTheme="minorEastAsia" w:hAnsiTheme="minorEastAsia" w:hint="eastAsia"/>
          <w:b/>
          <w:sz w:val="26"/>
          <w:szCs w:val="26"/>
        </w:rPr>
      </w:pPr>
    </w:p>
    <w:p w14:paraId="64ACB3FE" w14:textId="77777777" w:rsidR="001222DE" w:rsidRPr="001B0935" w:rsidRDefault="00000000">
      <w:pPr>
        <w:rPr>
          <w:rFonts w:asciiTheme="minorEastAsia" w:hAnsiTheme="minorEastAsia"/>
          <w:b/>
          <w:sz w:val="26"/>
          <w:szCs w:val="26"/>
        </w:rPr>
      </w:pPr>
      <w:r w:rsidRPr="001B0935">
        <w:rPr>
          <w:rFonts w:asciiTheme="minorEastAsia" w:hAnsiTheme="minorEastAsia" w:cs="Arial Unicode MS"/>
          <w:b/>
          <w:sz w:val="26"/>
          <w:szCs w:val="26"/>
        </w:rPr>
        <w:lastRenderedPageBreak/>
        <w:t>스레드 동기화 과정</w:t>
      </w:r>
    </w:p>
    <w:p w14:paraId="50820B69" w14:textId="77777777" w:rsidR="001222DE" w:rsidRPr="001B0935" w:rsidRDefault="00000000">
      <w:pPr>
        <w:rPr>
          <w:rFonts w:asciiTheme="minorEastAsia" w:hAnsiTheme="minorEastAsia"/>
          <w:b/>
          <w:sz w:val="26"/>
          <w:szCs w:val="26"/>
        </w:rPr>
      </w:pPr>
      <w:r w:rsidRPr="001B0935">
        <w:rPr>
          <w:rFonts w:asciiTheme="minorEastAsia" w:hAnsiTheme="minorEastAsia" w:cs="Arial Unicode MS"/>
          <w:b/>
          <w:sz w:val="26"/>
          <w:szCs w:val="26"/>
        </w:rPr>
        <w:tab/>
        <w:t>서버</w:t>
      </w:r>
    </w:p>
    <w:p w14:paraId="27FCA9D1" w14:textId="77777777" w:rsidR="001222DE" w:rsidRPr="00567402" w:rsidRDefault="00000000">
      <w:pPr>
        <w:numPr>
          <w:ilvl w:val="0"/>
          <w:numId w:val="2"/>
        </w:numPr>
        <w:rPr>
          <w:rFonts w:asciiTheme="minorEastAsia" w:hAnsiTheme="minorEastAsia"/>
          <w:bCs/>
          <w:sz w:val="26"/>
          <w:szCs w:val="26"/>
          <w:rPrChange w:id="16" w:author="김석희(2019182009)" w:date="2023-11-04T18:12:00Z">
            <w:rPr>
              <w:rFonts w:asciiTheme="minorEastAsia" w:hAnsiTheme="minorEastAsia"/>
              <w:b/>
              <w:sz w:val="26"/>
              <w:szCs w:val="26"/>
            </w:rPr>
          </w:rPrChange>
        </w:rPr>
      </w:pPr>
      <w:r w:rsidRPr="00567402">
        <w:rPr>
          <w:rFonts w:asciiTheme="minorEastAsia" w:hAnsiTheme="minorEastAsia" w:cs="Arial Unicode MS"/>
          <w:bCs/>
          <w:sz w:val="26"/>
          <w:szCs w:val="26"/>
          <w:rPrChange w:id="17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>1번 스레드에서 상태 메시지를 수신 후 공유 버퍼에 쓴다.</w:t>
      </w:r>
    </w:p>
    <w:p w14:paraId="230B7545" w14:textId="77777777" w:rsidR="001222DE" w:rsidRPr="00567402" w:rsidRDefault="00000000">
      <w:pPr>
        <w:numPr>
          <w:ilvl w:val="0"/>
          <w:numId w:val="2"/>
        </w:numPr>
        <w:rPr>
          <w:rFonts w:asciiTheme="minorEastAsia" w:hAnsiTheme="minorEastAsia"/>
          <w:bCs/>
          <w:sz w:val="26"/>
          <w:szCs w:val="26"/>
          <w:rPrChange w:id="18" w:author="김석희(2019182009)" w:date="2023-11-04T18:12:00Z">
            <w:rPr>
              <w:rFonts w:asciiTheme="minorEastAsia" w:hAnsiTheme="minorEastAsia"/>
              <w:b/>
              <w:sz w:val="26"/>
              <w:szCs w:val="26"/>
            </w:rPr>
          </w:rPrChange>
        </w:rPr>
      </w:pPr>
      <w:r w:rsidRPr="00567402">
        <w:rPr>
          <w:rFonts w:asciiTheme="minorEastAsia" w:hAnsiTheme="minorEastAsia" w:cs="Arial Unicode MS"/>
          <w:bCs/>
          <w:sz w:val="26"/>
          <w:szCs w:val="26"/>
          <w:rPrChange w:id="19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 xml:space="preserve">3번 스레드에서 클라이언트 </w:t>
      </w:r>
      <w:proofErr w:type="spellStart"/>
      <w:r w:rsidRPr="00567402">
        <w:rPr>
          <w:rFonts w:asciiTheme="minorEastAsia" w:hAnsiTheme="minorEastAsia" w:cs="Arial Unicode MS"/>
          <w:bCs/>
          <w:sz w:val="26"/>
          <w:szCs w:val="26"/>
          <w:rPrChange w:id="20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>A에게서</w:t>
      </w:r>
      <w:proofErr w:type="spellEnd"/>
      <w:r w:rsidRPr="00567402">
        <w:rPr>
          <w:rFonts w:asciiTheme="minorEastAsia" w:hAnsiTheme="minorEastAsia" w:cs="Arial Unicode MS"/>
          <w:bCs/>
          <w:sz w:val="26"/>
          <w:szCs w:val="26"/>
          <w:rPrChange w:id="21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 xml:space="preserve"> 온 상태 메시지를 처리하고 게임 로직을 수행한다</w:t>
      </w:r>
    </w:p>
    <w:p w14:paraId="099E9057" w14:textId="77777777" w:rsidR="001222DE" w:rsidRPr="00567402" w:rsidRDefault="00000000">
      <w:pPr>
        <w:numPr>
          <w:ilvl w:val="0"/>
          <w:numId w:val="2"/>
        </w:numPr>
        <w:rPr>
          <w:rFonts w:asciiTheme="minorEastAsia" w:hAnsiTheme="minorEastAsia"/>
          <w:bCs/>
          <w:sz w:val="26"/>
          <w:szCs w:val="26"/>
          <w:rPrChange w:id="22" w:author="김석희(2019182009)" w:date="2023-11-04T18:12:00Z">
            <w:rPr>
              <w:rFonts w:asciiTheme="minorEastAsia" w:hAnsiTheme="minorEastAsia"/>
              <w:b/>
              <w:sz w:val="26"/>
              <w:szCs w:val="26"/>
            </w:rPr>
          </w:rPrChange>
        </w:rPr>
      </w:pPr>
      <w:r w:rsidRPr="00567402">
        <w:rPr>
          <w:rFonts w:asciiTheme="minorEastAsia" w:hAnsiTheme="minorEastAsia" w:cs="Arial Unicode MS"/>
          <w:bCs/>
          <w:sz w:val="26"/>
          <w:szCs w:val="26"/>
          <w:rPrChange w:id="23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>2번 스레드에서 상태 메시지를 수신 후 공유 버퍼에 쓴다.</w:t>
      </w:r>
    </w:p>
    <w:p w14:paraId="23141CE5" w14:textId="77777777" w:rsidR="001222DE" w:rsidRPr="00567402" w:rsidRDefault="00000000">
      <w:pPr>
        <w:numPr>
          <w:ilvl w:val="0"/>
          <w:numId w:val="2"/>
        </w:numPr>
        <w:rPr>
          <w:rFonts w:asciiTheme="minorEastAsia" w:hAnsiTheme="minorEastAsia"/>
          <w:bCs/>
          <w:sz w:val="26"/>
          <w:szCs w:val="26"/>
          <w:rPrChange w:id="24" w:author="김석희(2019182009)" w:date="2023-11-04T18:12:00Z">
            <w:rPr>
              <w:rFonts w:asciiTheme="minorEastAsia" w:hAnsiTheme="minorEastAsia"/>
              <w:b/>
              <w:sz w:val="26"/>
              <w:szCs w:val="26"/>
            </w:rPr>
          </w:rPrChange>
        </w:rPr>
      </w:pPr>
      <w:r w:rsidRPr="00567402">
        <w:rPr>
          <w:rFonts w:asciiTheme="minorEastAsia" w:hAnsiTheme="minorEastAsia" w:cs="Arial Unicode MS"/>
          <w:bCs/>
          <w:sz w:val="26"/>
          <w:szCs w:val="26"/>
          <w:rPrChange w:id="25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 xml:space="preserve">3번 스레드에서 클라이언트 </w:t>
      </w:r>
      <w:proofErr w:type="spellStart"/>
      <w:r w:rsidRPr="00567402">
        <w:rPr>
          <w:rFonts w:asciiTheme="minorEastAsia" w:hAnsiTheme="minorEastAsia" w:cs="Arial Unicode MS"/>
          <w:bCs/>
          <w:sz w:val="26"/>
          <w:szCs w:val="26"/>
          <w:rPrChange w:id="26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>B에게서</w:t>
      </w:r>
      <w:proofErr w:type="spellEnd"/>
      <w:r w:rsidRPr="00567402">
        <w:rPr>
          <w:rFonts w:asciiTheme="minorEastAsia" w:hAnsiTheme="minorEastAsia" w:cs="Arial Unicode MS"/>
          <w:bCs/>
          <w:sz w:val="26"/>
          <w:szCs w:val="26"/>
          <w:rPrChange w:id="27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 xml:space="preserve"> 온 상태 메시지를 처리하고 게임 로직을 수행한다</w:t>
      </w:r>
    </w:p>
    <w:p w14:paraId="55A53503" w14:textId="77777777" w:rsidR="001222DE" w:rsidRPr="00567402" w:rsidRDefault="00000000">
      <w:pPr>
        <w:numPr>
          <w:ilvl w:val="0"/>
          <w:numId w:val="2"/>
        </w:numPr>
        <w:rPr>
          <w:rFonts w:asciiTheme="minorEastAsia" w:hAnsiTheme="minorEastAsia"/>
          <w:bCs/>
          <w:sz w:val="26"/>
          <w:szCs w:val="26"/>
          <w:rPrChange w:id="28" w:author="김석희(2019182009)" w:date="2023-11-04T18:12:00Z">
            <w:rPr>
              <w:rFonts w:asciiTheme="minorEastAsia" w:hAnsiTheme="minorEastAsia"/>
              <w:b/>
              <w:sz w:val="26"/>
              <w:szCs w:val="26"/>
            </w:rPr>
          </w:rPrChange>
        </w:rPr>
      </w:pPr>
      <w:r w:rsidRPr="00567402">
        <w:rPr>
          <w:rFonts w:asciiTheme="minorEastAsia" w:hAnsiTheme="minorEastAsia" w:cs="Arial Unicode MS"/>
          <w:bCs/>
          <w:sz w:val="26"/>
          <w:szCs w:val="26"/>
          <w:rPrChange w:id="29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>1~4의 내용을 반복하며 4번 단계에서 게임오버를 판단해 승패를 결정한다.</w:t>
      </w:r>
    </w:p>
    <w:p w14:paraId="3DEF9A4B" w14:textId="77777777" w:rsidR="001222DE" w:rsidRPr="00567402" w:rsidRDefault="00000000">
      <w:pPr>
        <w:numPr>
          <w:ilvl w:val="0"/>
          <w:numId w:val="2"/>
        </w:numPr>
        <w:rPr>
          <w:rFonts w:asciiTheme="minorEastAsia" w:hAnsiTheme="minorEastAsia"/>
          <w:bCs/>
          <w:sz w:val="26"/>
          <w:szCs w:val="26"/>
          <w:rPrChange w:id="30" w:author="김석희(2019182009)" w:date="2023-11-04T18:12:00Z">
            <w:rPr>
              <w:rFonts w:asciiTheme="minorEastAsia" w:hAnsiTheme="minorEastAsia"/>
              <w:b/>
              <w:sz w:val="26"/>
              <w:szCs w:val="26"/>
            </w:rPr>
          </w:rPrChange>
        </w:rPr>
      </w:pPr>
      <w:r w:rsidRPr="00567402">
        <w:rPr>
          <w:rFonts w:asciiTheme="minorEastAsia" w:hAnsiTheme="minorEastAsia" w:cs="Arial Unicode MS"/>
          <w:bCs/>
          <w:sz w:val="26"/>
          <w:szCs w:val="26"/>
          <w:rPrChange w:id="31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>위 순서는 이벤트를 통해 제어한다.</w:t>
      </w:r>
    </w:p>
    <w:p w14:paraId="2BFEFFCC" w14:textId="77777777" w:rsidR="001222DE" w:rsidRPr="001B0935" w:rsidRDefault="001222DE">
      <w:pPr>
        <w:rPr>
          <w:rFonts w:asciiTheme="minorEastAsia" w:hAnsiTheme="minorEastAsia"/>
          <w:b/>
          <w:sz w:val="26"/>
          <w:szCs w:val="26"/>
        </w:rPr>
      </w:pPr>
    </w:p>
    <w:p w14:paraId="70A7F2B3" w14:textId="77777777" w:rsidR="001222DE" w:rsidRPr="001B0935" w:rsidRDefault="00000000">
      <w:pPr>
        <w:rPr>
          <w:rFonts w:asciiTheme="minorEastAsia" w:hAnsiTheme="minorEastAsia"/>
          <w:b/>
          <w:sz w:val="26"/>
          <w:szCs w:val="26"/>
        </w:rPr>
      </w:pPr>
      <w:r w:rsidRPr="001B0935">
        <w:rPr>
          <w:rFonts w:asciiTheme="minorEastAsia" w:hAnsiTheme="minorEastAsia" w:cs="Arial Unicode MS"/>
          <w:b/>
          <w:sz w:val="26"/>
          <w:szCs w:val="26"/>
        </w:rPr>
        <w:tab/>
        <w:t>클라이언트</w:t>
      </w:r>
    </w:p>
    <w:p w14:paraId="7616A2B4" w14:textId="77777777" w:rsidR="001222DE" w:rsidRPr="00567402" w:rsidRDefault="00000000">
      <w:pPr>
        <w:numPr>
          <w:ilvl w:val="0"/>
          <w:numId w:val="1"/>
        </w:numPr>
        <w:rPr>
          <w:rFonts w:asciiTheme="minorEastAsia" w:hAnsiTheme="minorEastAsia"/>
          <w:bCs/>
          <w:sz w:val="26"/>
          <w:szCs w:val="26"/>
          <w:rPrChange w:id="32" w:author="김석희(2019182009)" w:date="2023-11-04T18:12:00Z">
            <w:rPr>
              <w:rFonts w:asciiTheme="minorEastAsia" w:hAnsiTheme="minorEastAsia"/>
              <w:b/>
              <w:sz w:val="26"/>
              <w:szCs w:val="26"/>
            </w:rPr>
          </w:rPrChange>
        </w:rPr>
      </w:pPr>
      <w:r w:rsidRPr="00567402">
        <w:rPr>
          <w:rFonts w:asciiTheme="minorEastAsia" w:hAnsiTheme="minorEastAsia" w:cs="Arial Unicode MS"/>
          <w:bCs/>
          <w:sz w:val="26"/>
          <w:szCs w:val="26"/>
          <w:rPrChange w:id="33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 xml:space="preserve">수신 스레드에서 서버에게서 온 상태 메시지를 </w:t>
      </w:r>
      <w:proofErr w:type="spellStart"/>
      <w:r w:rsidRPr="00567402">
        <w:rPr>
          <w:rFonts w:asciiTheme="minorEastAsia" w:hAnsiTheme="minorEastAsia" w:cs="Arial Unicode MS"/>
          <w:bCs/>
          <w:sz w:val="26"/>
          <w:szCs w:val="26"/>
          <w:rPrChange w:id="34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>공유버퍼에</w:t>
      </w:r>
      <w:proofErr w:type="spellEnd"/>
      <w:r w:rsidRPr="00567402">
        <w:rPr>
          <w:rFonts w:asciiTheme="minorEastAsia" w:hAnsiTheme="minorEastAsia" w:cs="Arial Unicode MS"/>
          <w:bCs/>
          <w:sz w:val="26"/>
          <w:szCs w:val="26"/>
          <w:rPrChange w:id="35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 xml:space="preserve"> 쓴다.</w:t>
      </w:r>
    </w:p>
    <w:p w14:paraId="5D6CBFF6" w14:textId="77777777" w:rsidR="001222DE" w:rsidRPr="00567402" w:rsidRDefault="00000000">
      <w:pPr>
        <w:numPr>
          <w:ilvl w:val="0"/>
          <w:numId w:val="1"/>
        </w:numPr>
        <w:rPr>
          <w:rFonts w:asciiTheme="minorEastAsia" w:hAnsiTheme="minorEastAsia"/>
          <w:bCs/>
          <w:sz w:val="26"/>
          <w:szCs w:val="26"/>
          <w:rPrChange w:id="36" w:author="김석희(2019182009)" w:date="2023-11-04T18:12:00Z">
            <w:rPr>
              <w:rFonts w:asciiTheme="minorEastAsia" w:hAnsiTheme="minorEastAsia"/>
              <w:b/>
              <w:sz w:val="26"/>
              <w:szCs w:val="26"/>
            </w:rPr>
          </w:rPrChange>
        </w:rPr>
      </w:pPr>
      <w:r w:rsidRPr="00567402">
        <w:rPr>
          <w:rFonts w:asciiTheme="minorEastAsia" w:hAnsiTheme="minorEastAsia" w:cs="Arial Unicode MS"/>
          <w:bCs/>
          <w:sz w:val="26"/>
          <w:szCs w:val="26"/>
          <w:rPrChange w:id="37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 xml:space="preserve">메인 스레드에서 상태 메시지를 처리하고 </w:t>
      </w:r>
      <w:proofErr w:type="spellStart"/>
      <w:r w:rsidRPr="00567402">
        <w:rPr>
          <w:rFonts w:asciiTheme="minorEastAsia" w:hAnsiTheme="minorEastAsia" w:cs="Arial Unicode MS"/>
          <w:bCs/>
          <w:sz w:val="26"/>
          <w:szCs w:val="26"/>
          <w:rPrChange w:id="38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>게임로직을</w:t>
      </w:r>
      <w:proofErr w:type="spellEnd"/>
      <w:r w:rsidRPr="00567402">
        <w:rPr>
          <w:rFonts w:asciiTheme="minorEastAsia" w:hAnsiTheme="minorEastAsia" w:cs="Arial Unicode MS"/>
          <w:bCs/>
          <w:sz w:val="26"/>
          <w:szCs w:val="26"/>
          <w:rPrChange w:id="39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 xml:space="preserve"> 수행한다.</w:t>
      </w:r>
    </w:p>
    <w:p w14:paraId="300D21DA" w14:textId="77777777" w:rsidR="001222DE" w:rsidRPr="00567402" w:rsidRDefault="00000000">
      <w:pPr>
        <w:numPr>
          <w:ilvl w:val="0"/>
          <w:numId w:val="1"/>
        </w:numPr>
        <w:rPr>
          <w:rFonts w:asciiTheme="minorEastAsia" w:hAnsiTheme="minorEastAsia"/>
          <w:bCs/>
          <w:sz w:val="26"/>
          <w:szCs w:val="26"/>
          <w:rPrChange w:id="40" w:author="김석희(2019182009)" w:date="2023-11-04T18:12:00Z">
            <w:rPr>
              <w:rFonts w:asciiTheme="minorEastAsia" w:hAnsiTheme="minorEastAsia"/>
              <w:b/>
              <w:sz w:val="26"/>
              <w:szCs w:val="26"/>
            </w:rPr>
          </w:rPrChange>
        </w:rPr>
      </w:pPr>
      <w:r w:rsidRPr="00567402">
        <w:rPr>
          <w:rFonts w:asciiTheme="minorEastAsia" w:hAnsiTheme="minorEastAsia" w:cs="Arial Unicode MS"/>
          <w:bCs/>
          <w:sz w:val="26"/>
          <w:szCs w:val="26"/>
          <w:rPrChange w:id="41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 xml:space="preserve">1~2번을 반복하며 1번 단계에서 게임오버 메시지를 수신하면 메시지를 </w:t>
      </w:r>
      <w:proofErr w:type="spellStart"/>
      <w:r w:rsidRPr="00567402">
        <w:rPr>
          <w:rFonts w:asciiTheme="minorEastAsia" w:hAnsiTheme="minorEastAsia" w:cs="Arial Unicode MS"/>
          <w:bCs/>
          <w:sz w:val="26"/>
          <w:szCs w:val="26"/>
          <w:rPrChange w:id="42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>공유버퍼에</w:t>
      </w:r>
      <w:proofErr w:type="spellEnd"/>
      <w:r w:rsidRPr="00567402">
        <w:rPr>
          <w:rFonts w:asciiTheme="minorEastAsia" w:hAnsiTheme="minorEastAsia" w:cs="Arial Unicode MS"/>
          <w:bCs/>
          <w:sz w:val="26"/>
          <w:szCs w:val="26"/>
          <w:rPrChange w:id="43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 xml:space="preserve"> 쓰고 수신 스레드를 종료하며, 이후 </w:t>
      </w:r>
      <w:proofErr w:type="spellStart"/>
      <w:r w:rsidRPr="00567402">
        <w:rPr>
          <w:rFonts w:asciiTheme="minorEastAsia" w:hAnsiTheme="minorEastAsia" w:cs="Arial Unicode MS"/>
          <w:bCs/>
          <w:sz w:val="26"/>
          <w:szCs w:val="26"/>
          <w:rPrChange w:id="44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>메인스레드에서</w:t>
      </w:r>
      <w:proofErr w:type="spellEnd"/>
      <w:r w:rsidRPr="00567402">
        <w:rPr>
          <w:rFonts w:asciiTheme="minorEastAsia" w:hAnsiTheme="minorEastAsia" w:cs="Arial Unicode MS"/>
          <w:bCs/>
          <w:sz w:val="26"/>
          <w:szCs w:val="26"/>
          <w:rPrChange w:id="45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 xml:space="preserve"> 게임오버 메시지를 처리한다.</w:t>
      </w:r>
    </w:p>
    <w:p w14:paraId="02D867BD" w14:textId="77777777" w:rsidR="001222DE" w:rsidRPr="00567402" w:rsidRDefault="00000000">
      <w:pPr>
        <w:numPr>
          <w:ilvl w:val="0"/>
          <w:numId w:val="1"/>
        </w:numPr>
        <w:rPr>
          <w:rFonts w:asciiTheme="minorEastAsia" w:hAnsiTheme="minorEastAsia"/>
          <w:bCs/>
          <w:sz w:val="26"/>
          <w:szCs w:val="26"/>
          <w:rPrChange w:id="46" w:author="김석희(2019182009)" w:date="2023-11-04T18:12:00Z">
            <w:rPr>
              <w:rFonts w:asciiTheme="minorEastAsia" w:hAnsiTheme="minorEastAsia"/>
              <w:b/>
              <w:sz w:val="26"/>
              <w:szCs w:val="26"/>
            </w:rPr>
          </w:rPrChange>
        </w:rPr>
      </w:pPr>
      <w:r w:rsidRPr="00567402">
        <w:rPr>
          <w:rFonts w:asciiTheme="minorEastAsia" w:hAnsiTheme="minorEastAsia" w:cs="Arial Unicode MS"/>
          <w:bCs/>
          <w:sz w:val="26"/>
          <w:szCs w:val="26"/>
          <w:rPrChange w:id="47" w:author="김석희(2019182009)" w:date="2023-11-04T18:12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>1~2번 과정의 순서는 이벤트를 통해 제어한다.</w:t>
      </w:r>
    </w:p>
    <w:p w14:paraId="43107256" w14:textId="77777777" w:rsidR="001222DE" w:rsidRPr="001B0935" w:rsidRDefault="001222DE">
      <w:pPr>
        <w:rPr>
          <w:rFonts w:asciiTheme="minorEastAsia" w:hAnsiTheme="minorEastAsia"/>
          <w:b/>
          <w:sz w:val="26"/>
          <w:szCs w:val="26"/>
        </w:rPr>
      </w:pPr>
    </w:p>
    <w:p w14:paraId="68FF1B51" w14:textId="77777777" w:rsidR="001222DE" w:rsidRDefault="001222DE">
      <w:pPr>
        <w:rPr>
          <w:ins w:id="48" w:author="김석희(2019182009)" w:date="2023-11-04T18:16:00Z"/>
          <w:rFonts w:asciiTheme="minorEastAsia" w:hAnsiTheme="minorEastAsia"/>
          <w:b/>
          <w:sz w:val="26"/>
          <w:szCs w:val="26"/>
        </w:rPr>
      </w:pPr>
    </w:p>
    <w:p w14:paraId="79E9E364" w14:textId="77777777" w:rsidR="00476165" w:rsidRDefault="00476165">
      <w:pPr>
        <w:rPr>
          <w:ins w:id="49" w:author="김석희(2019182009)" w:date="2023-11-04T18:16:00Z"/>
          <w:rFonts w:asciiTheme="minorEastAsia" w:hAnsiTheme="minorEastAsia"/>
          <w:b/>
          <w:sz w:val="26"/>
          <w:szCs w:val="26"/>
        </w:rPr>
      </w:pPr>
    </w:p>
    <w:p w14:paraId="49695E88" w14:textId="77777777" w:rsidR="00476165" w:rsidRDefault="00476165">
      <w:pPr>
        <w:rPr>
          <w:ins w:id="50" w:author="김석희(2019182009)" w:date="2023-11-04T18:16:00Z"/>
          <w:rFonts w:asciiTheme="minorEastAsia" w:hAnsiTheme="minorEastAsia"/>
          <w:b/>
          <w:sz w:val="26"/>
          <w:szCs w:val="26"/>
        </w:rPr>
      </w:pPr>
    </w:p>
    <w:p w14:paraId="3424CD49" w14:textId="77777777" w:rsidR="00476165" w:rsidRDefault="00476165">
      <w:pPr>
        <w:rPr>
          <w:ins w:id="51" w:author="김석희(2019182009)" w:date="2023-11-04T18:16:00Z"/>
          <w:rFonts w:asciiTheme="minorEastAsia" w:hAnsiTheme="minorEastAsia"/>
          <w:b/>
          <w:sz w:val="26"/>
          <w:szCs w:val="26"/>
        </w:rPr>
      </w:pPr>
    </w:p>
    <w:p w14:paraId="4FDB9C35" w14:textId="77777777" w:rsidR="00476165" w:rsidRDefault="00476165">
      <w:pPr>
        <w:rPr>
          <w:ins w:id="52" w:author="김석희(2019182009)" w:date="2023-11-04T18:16:00Z"/>
          <w:rFonts w:asciiTheme="minorEastAsia" w:hAnsiTheme="minorEastAsia"/>
          <w:b/>
          <w:sz w:val="26"/>
          <w:szCs w:val="26"/>
        </w:rPr>
      </w:pPr>
    </w:p>
    <w:p w14:paraId="1CEFEBE1" w14:textId="77777777" w:rsidR="00476165" w:rsidRDefault="00476165">
      <w:pPr>
        <w:rPr>
          <w:ins w:id="53" w:author="김석희(2019182009)" w:date="2023-11-04T18:16:00Z"/>
          <w:rFonts w:asciiTheme="minorEastAsia" w:hAnsiTheme="minorEastAsia"/>
          <w:b/>
          <w:sz w:val="26"/>
          <w:szCs w:val="26"/>
        </w:rPr>
      </w:pPr>
    </w:p>
    <w:p w14:paraId="4F72F276" w14:textId="77777777" w:rsidR="00476165" w:rsidRPr="001B0935" w:rsidRDefault="00476165">
      <w:pPr>
        <w:rPr>
          <w:rFonts w:asciiTheme="minorEastAsia" w:hAnsiTheme="minorEastAsia" w:hint="eastAsia"/>
          <w:b/>
          <w:sz w:val="26"/>
          <w:szCs w:val="26"/>
        </w:rPr>
      </w:pPr>
    </w:p>
    <w:p w14:paraId="1DC7ED9C" w14:textId="77777777" w:rsidR="001222DE" w:rsidRPr="00476165" w:rsidRDefault="00000000">
      <w:pPr>
        <w:rPr>
          <w:rFonts w:asciiTheme="minorEastAsia" w:hAnsiTheme="minorEastAsia"/>
          <w:b/>
          <w:sz w:val="30"/>
          <w:szCs w:val="30"/>
          <w:rPrChange w:id="54" w:author="김석희(2019182009)" w:date="2023-11-04T18:16:00Z">
            <w:rPr>
              <w:rFonts w:asciiTheme="minorEastAsia" w:hAnsiTheme="minorEastAsia"/>
              <w:b/>
              <w:sz w:val="26"/>
              <w:szCs w:val="26"/>
            </w:rPr>
          </w:rPrChange>
        </w:rPr>
      </w:pPr>
      <w:proofErr w:type="spellStart"/>
      <w:r w:rsidRPr="00476165">
        <w:rPr>
          <w:rFonts w:asciiTheme="minorEastAsia" w:hAnsiTheme="minorEastAsia" w:cs="Arial Unicode MS"/>
          <w:b/>
          <w:sz w:val="30"/>
          <w:szCs w:val="30"/>
          <w:rPrChange w:id="55" w:author="김석희(2019182009)" w:date="2023-11-04T18:16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lastRenderedPageBreak/>
        <w:t>Low-level</w:t>
      </w:r>
      <w:proofErr w:type="spellEnd"/>
      <w:r w:rsidRPr="00476165">
        <w:rPr>
          <w:rFonts w:asciiTheme="minorEastAsia" w:hAnsiTheme="minorEastAsia" w:cs="Arial Unicode MS"/>
          <w:b/>
          <w:sz w:val="30"/>
          <w:szCs w:val="30"/>
          <w:rPrChange w:id="56" w:author="김석희(2019182009)" w:date="2023-11-04T18:16:00Z">
            <w:rPr>
              <w:rFonts w:asciiTheme="minorEastAsia" w:hAnsiTheme="minorEastAsia" w:cs="Arial Unicode MS"/>
              <w:b/>
              <w:sz w:val="26"/>
              <w:szCs w:val="26"/>
            </w:rPr>
          </w:rPrChange>
        </w:rPr>
        <w:t xml:space="preserve"> 디자인</w:t>
      </w:r>
    </w:p>
    <w:p w14:paraId="19F344D4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변수 작성 법: (멤버 변수: </w:t>
      </w:r>
      <w:proofErr w:type="spellStart"/>
      <w:r w:rsidRPr="001B0935">
        <w:rPr>
          <w:rFonts w:asciiTheme="minorEastAsia" w:hAnsiTheme="minorEastAsia" w:cs="Arial Unicode MS"/>
        </w:rPr>
        <w:t>m</w:t>
      </w:r>
      <w:proofErr w:type="spellEnd"/>
      <w:r w:rsidRPr="001B0935">
        <w:rPr>
          <w:rFonts w:asciiTheme="minorEastAsia" w:hAnsiTheme="minorEastAsia" w:cs="Arial Unicode MS"/>
        </w:rPr>
        <w:t xml:space="preserve">_, 전역 변수: </w:t>
      </w:r>
      <w:proofErr w:type="spellStart"/>
      <w:r w:rsidRPr="001B0935">
        <w:rPr>
          <w:rFonts w:asciiTheme="minorEastAsia" w:hAnsiTheme="minorEastAsia" w:cs="Arial Unicode MS"/>
        </w:rPr>
        <w:t>g</w:t>
      </w:r>
      <w:proofErr w:type="spellEnd"/>
      <w:r w:rsidRPr="001B0935">
        <w:rPr>
          <w:rFonts w:asciiTheme="minorEastAsia" w:hAnsiTheme="minorEastAsia" w:cs="Arial Unicode MS"/>
        </w:rPr>
        <w:t>_)(</w:t>
      </w:r>
      <w:proofErr w:type="spellStart"/>
      <w:r w:rsidRPr="001B0935">
        <w:rPr>
          <w:rFonts w:asciiTheme="minorEastAsia" w:hAnsiTheme="minorEastAsia" w:cs="Arial Unicode MS"/>
        </w:rPr>
        <w:t>자료형타입</w:t>
      </w:r>
      <w:proofErr w:type="spellEnd"/>
      <w:r w:rsidRPr="001B0935">
        <w:rPr>
          <w:rFonts w:asciiTheme="minorEastAsia" w:hAnsiTheme="minorEastAsia" w:cs="Arial Unicode MS"/>
        </w:rPr>
        <w:t>)(</w:t>
      </w:r>
      <w:proofErr w:type="spellStart"/>
      <w:r w:rsidRPr="001B0935">
        <w:rPr>
          <w:rFonts w:asciiTheme="minorEastAsia" w:hAnsiTheme="minorEastAsia" w:cs="Arial Unicode MS"/>
        </w:rPr>
        <w:t>변수명</w:t>
      </w:r>
      <w:proofErr w:type="spellEnd"/>
      <w:r w:rsidRPr="001B0935">
        <w:rPr>
          <w:rFonts w:asciiTheme="minorEastAsia" w:hAnsiTheme="minorEastAsia" w:cs="Arial Unicode MS"/>
        </w:rPr>
        <w:t xml:space="preserve">) </w:t>
      </w:r>
      <w:proofErr w:type="spellStart"/>
      <w:r w:rsidRPr="001B0935">
        <w:rPr>
          <w:rFonts w:asciiTheme="minorEastAsia" w:hAnsiTheme="minorEastAsia" w:cs="Arial Unicode MS"/>
        </w:rPr>
        <w:t>ex:m_iNum</w:t>
      </w:r>
      <w:proofErr w:type="spellEnd"/>
    </w:p>
    <w:p w14:paraId="24A4339D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변수명은 파스칼 표기법으로 작성 </w:t>
      </w:r>
      <w:proofErr w:type="spellStart"/>
      <w:r w:rsidRPr="001B0935">
        <w:rPr>
          <w:rFonts w:asciiTheme="minorEastAsia" w:hAnsiTheme="minorEastAsia" w:cs="Arial Unicode MS"/>
        </w:rPr>
        <w:t>ex</w:t>
      </w:r>
      <w:proofErr w:type="spellEnd"/>
      <w:r w:rsidRPr="001B0935">
        <w:rPr>
          <w:rFonts w:asciiTheme="minorEastAsia" w:hAnsiTheme="minorEastAsia" w:cs="Arial Unicode MS"/>
        </w:rPr>
        <w:t xml:space="preserve">: </w:t>
      </w:r>
      <w:proofErr w:type="spellStart"/>
      <w:r w:rsidRPr="001B0935">
        <w:rPr>
          <w:rFonts w:asciiTheme="minorEastAsia" w:hAnsiTheme="minorEastAsia" w:cs="Arial Unicode MS"/>
        </w:rPr>
        <w:t>PersonState</w:t>
      </w:r>
      <w:proofErr w:type="spellEnd"/>
    </w:p>
    <w:p w14:paraId="4A5CC329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함수명은 동사</w:t>
      </w:r>
    </w:p>
    <w:p w14:paraId="63B7CD6A" w14:textId="77777777" w:rsidR="001222DE" w:rsidRPr="001B0935" w:rsidRDefault="001222DE">
      <w:pPr>
        <w:rPr>
          <w:rFonts w:asciiTheme="minorEastAsia" w:hAnsiTheme="minorEastAsia"/>
        </w:rPr>
      </w:pPr>
    </w:p>
    <w:p w14:paraId="1D504D54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상태 메시지 방식 정의:</w:t>
      </w:r>
      <w:r w:rsidRPr="001B0935">
        <w:rPr>
          <w:rFonts w:asciiTheme="minorEastAsia" w:hAnsiTheme="minorEastAsia" w:cs="Arial Unicode MS"/>
        </w:rPr>
        <w:tab/>
      </w:r>
    </w:p>
    <w:p w14:paraId="2CB33F9F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사용할 열거자:</w:t>
      </w:r>
    </w:p>
    <w:p w14:paraId="739C81C3" w14:textId="77777777" w:rsidR="001222DE" w:rsidRPr="001B0935" w:rsidRDefault="00000000">
      <w:pPr>
        <w:rPr>
          <w:rFonts w:asciiTheme="minorEastAsia" w:hAnsiTheme="minorEastAsia"/>
        </w:rPr>
      </w:pPr>
      <w:proofErr w:type="spellStart"/>
      <w:r w:rsidRPr="001B0935">
        <w:rPr>
          <w:rFonts w:asciiTheme="minorEastAsia" w:hAnsiTheme="minorEastAsia"/>
        </w:rPr>
        <w:t>enum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StateMsgSender</w:t>
      </w:r>
      <w:proofErr w:type="spellEnd"/>
      <w:r w:rsidRPr="001B0935">
        <w:rPr>
          <w:rFonts w:asciiTheme="minorEastAsia" w:hAnsiTheme="minorEastAsia"/>
        </w:rPr>
        <w:t xml:space="preserve"> {Server, Client1, Client2};</w:t>
      </w:r>
    </w:p>
    <w:p w14:paraId="562B0F39" w14:textId="77777777" w:rsidR="001222DE" w:rsidRPr="001B0935" w:rsidRDefault="00000000">
      <w:pPr>
        <w:rPr>
          <w:rFonts w:asciiTheme="minorEastAsia" w:hAnsiTheme="minorEastAsia"/>
        </w:rPr>
      </w:pPr>
      <w:proofErr w:type="spellStart"/>
      <w:r w:rsidRPr="001B0935">
        <w:rPr>
          <w:rFonts w:asciiTheme="minorEastAsia" w:hAnsiTheme="minorEastAsia"/>
        </w:rPr>
        <w:t>enum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StateMsgType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gramStart"/>
      <w:r w:rsidRPr="001B0935">
        <w:rPr>
          <w:rFonts w:asciiTheme="minorEastAsia" w:hAnsiTheme="minorEastAsia"/>
        </w:rPr>
        <w:t xml:space="preserve">{ </w:t>
      </w:r>
      <w:proofErr w:type="spellStart"/>
      <w:r w:rsidRPr="001B0935">
        <w:rPr>
          <w:rFonts w:asciiTheme="minorEastAsia" w:hAnsiTheme="minorEastAsia"/>
        </w:rPr>
        <w:t>Monster</w:t>
      </w:r>
      <w:proofErr w:type="gramEnd"/>
      <w:r w:rsidRPr="001B0935">
        <w:rPr>
          <w:rFonts w:asciiTheme="minorEastAsia" w:hAnsiTheme="minorEastAsia"/>
        </w:rPr>
        <w:t>_Spawn</w:t>
      </w:r>
      <w:proofErr w:type="spellEnd"/>
      <w:r w:rsidRPr="001B0935">
        <w:rPr>
          <w:rFonts w:asciiTheme="minorEastAsia" w:hAnsiTheme="minorEastAsia"/>
        </w:rPr>
        <w:t xml:space="preserve">, </w:t>
      </w:r>
      <w:proofErr w:type="spellStart"/>
      <w:r w:rsidRPr="001B0935">
        <w:rPr>
          <w:rFonts w:asciiTheme="minorEastAsia" w:hAnsiTheme="minorEastAsia"/>
        </w:rPr>
        <w:t>Monster_Hp</w:t>
      </w:r>
      <w:proofErr w:type="spellEnd"/>
      <w:r w:rsidRPr="001B0935">
        <w:rPr>
          <w:rFonts w:asciiTheme="minorEastAsia" w:hAnsiTheme="minorEastAsia"/>
        </w:rPr>
        <w:t xml:space="preserve">, </w:t>
      </w:r>
      <w:proofErr w:type="spellStart"/>
      <w:r w:rsidRPr="001B0935">
        <w:rPr>
          <w:rFonts w:asciiTheme="minorEastAsia" w:hAnsiTheme="minorEastAsia"/>
        </w:rPr>
        <w:t>Player_Move</w:t>
      </w:r>
      <w:proofErr w:type="spellEnd"/>
      <w:r w:rsidRPr="001B0935">
        <w:rPr>
          <w:rFonts w:asciiTheme="minorEastAsia" w:hAnsiTheme="minorEastAsia"/>
        </w:rPr>
        <w:t xml:space="preserve">, </w:t>
      </w:r>
      <w:proofErr w:type="spellStart"/>
      <w:r w:rsidRPr="001B0935">
        <w:rPr>
          <w:rFonts w:asciiTheme="minorEastAsia" w:hAnsiTheme="minorEastAsia"/>
        </w:rPr>
        <w:t>Player_Use_Card</w:t>
      </w:r>
      <w:proofErr w:type="spellEnd"/>
      <w:r w:rsidRPr="001B0935">
        <w:rPr>
          <w:rFonts w:asciiTheme="minorEastAsia" w:hAnsiTheme="minorEastAsia"/>
        </w:rPr>
        <w:t xml:space="preserve">, </w:t>
      </w:r>
      <w:proofErr w:type="spellStart"/>
      <w:r w:rsidRPr="001B0935">
        <w:rPr>
          <w:rFonts w:asciiTheme="minorEastAsia" w:hAnsiTheme="minorEastAsia"/>
        </w:rPr>
        <w:t>Castle_Hp</w:t>
      </w:r>
      <w:proofErr w:type="spellEnd"/>
      <w:r w:rsidRPr="001B0935">
        <w:rPr>
          <w:rFonts w:asciiTheme="minorEastAsia" w:hAnsiTheme="minorEastAsia"/>
        </w:rPr>
        <w:t>, … };</w:t>
      </w:r>
    </w:p>
    <w:p w14:paraId="4CF3E170" w14:textId="77777777" w:rsidR="001222DE" w:rsidRPr="001B0935" w:rsidRDefault="00000000">
      <w:pPr>
        <w:rPr>
          <w:rFonts w:asciiTheme="minorEastAsia" w:hAnsiTheme="minorEastAsia"/>
          <w:lang w:val="en-US"/>
        </w:rPr>
      </w:pPr>
      <w:proofErr w:type="spellStart"/>
      <w:r w:rsidRPr="001B0935">
        <w:rPr>
          <w:rFonts w:asciiTheme="minorEastAsia" w:hAnsiTheme="minorEastAsia"/>
          <w:lang w:val="en-US"/>
        </w:rPr>
        <w:t>enum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MonsterType</w:t>
      </w:r>
      <w:proofErr w:type="spellEnd"/>
      <w:r w:rsidRPr="001B0935">
        <w:rPr>
          <w:rFonts w:asciiTheme="minorEastAsia" w:hAnsiTheme="minorEastAsia"/>
          <w:lang w:val="en-US"/>
        </w:rPr>
        <w:t xml:space="preserve"> {</w:t>
      </w:r>
      <w:proofErr w:type="spellStart"/>
      <w:r w:rsidRPr="001B0935">
        <w:rPr>
          <w:rFonts w:asciiTheme="minorEastAsia" w:hAnsiTheme="minorEastAsia"/>
          <w:lang w:val="en-US"/>
        </w:rPr>
        <w:t>M_Wolf</w:t>
      </w:r>
      <w:proofErr w:type="spellEnd"/>
      <w:r w:rsidRPr="001B0935">
        <w:rPr>
          <w:rFonts w:asciiTheme="minorEastAsia" w:hAnsiTheme="minorEastAsia"/>
          <w:lang w:val="en-US"/>
        </w:rPr>
        <w:t xml:space="preserve">, </w:t>
      </w:r>
      <w:proofErr w:type="spellStart"/>
      <w:r w:rsidRPr="001B0935">
        <w:rPr>
          <w:rFonts w:asciiTheme="minorEastAsia" w:hAnsiTheme="minorEastAsia"/>
          <w:lang w:val="en-US"/>
        </w:rPr>
        <w:t>M_Bat</w:t>
      </w:r>
      <w:proofErr w:type="spellEnd"/>
      <w:r w:rsidRPr="001B0935">
        <w:rPr>
          <w:rFonts w:asciiTheme="minorEastAsia" w:hAnsiTheme="minorEastAsia"/>
          <w:lang w:val="en-US"/>
        </w:rPr>
        <w:t xml:space="preserve">, </w:t>
      </w:r>
      <w:proofErr w:type="spellStart"/>
      <w:r w:rsidRPr="001B0935">
        <w:rPr>
          <w:rFonts w:asciiTheme="minorEastAsia" w:hAnsiTheme="minorEastAsia"/>
          <w:lang w:val="en-US"/>
        </w:rPr>
        <w:t>M_Boss</w:t>
      </w:r>
      <w:proofErr w:type="spellEnd"/>
      <w:r w:rsidRPr="001B0935">
        <w:rPr>
          <w:rFonts w:asciiTheme="minorEastAsia" w:hAnsiTheme="minorEastAsia"/>
          <w:lang w:val="en-US"/>
        </w:rPr>
        <w:t xml:space="preserve">} </w:t>
      </w:r>
    </w:p>
    <w:p w14:paraId="431C5676" w14:textId="77777777" w:rsidR="001222DE" w:rsidRPr="001B0935" w:rsidRDefault="00000000">
      <w:pPr>
        <w:rPr>
          <w:rFonts w:asciiTheme="minorEastAsia" w:hAnsiTheme="minorEastAsia"/>
          <w:lang w:val="en-US"/>
        </w:rPr>
      </w:pPr>
      <w:proofErr w:type="spellStart"/>
      <w:r w:rsidRPr="001B0935">
        <w:rPr>
          <w:rFonts w:asciiTheme="minorEastAsia" w:hAnsiTheme="minorEastAsia"/>
          <w:lang w:val="en-US"/>
        </w:rPr>
        <w:t>enum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CardType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gramStart"/>
      <w:r w:rsidRPr="001B0935">
        <w:rPr>
          <w:rFonts w:asciiTheme="minorEastAsia" w:hAnsiTheme="minorEastAsia"/>
          <w:lang w:val="en-US"/>
        </w:rPr>
        <w:t>{ …</w:t>
      </w:r>
      <w:proofErr w:type="gramEnd"/>
      <w:r w:rsidRPr="001B0935">
        <w:rPr>
          <w:rFonts w:asciiTheme="minorEastAsia" w:hAnsiTheme="minorEastAsia"/>
          <w:lang w:val="en-US"/>
        </w:rPr>
        <w:t xml:space="preserve"> }</w:t>
      </w:r>
    </w:p>
    <w:p w14:paraId="312DBF5D" w14:textId="77777777" w:rsidR="001222DE" w:rsidRPr="001B0935" w:rsidRDefault="00000000">
      <w:pPr>
        <w:rPr>
          <w:rFonts w:asciiTheme="minorEastAsia" w:hAnsiTheme="minorEastAsia"/>
          <w:lang w:val="en-US"/>
        </w:rPr>
      </w:pPr>
      <w:proofErr w:type="spellStart"/>
      <w:r w:rsidRPr="001B0935">
        <w:rPr>
          <w:rFonts w:asciiTheme="minorEastAsia" w:hAnsiTheme="minorEastAsia"/>
          <w:lang w:val="en-US"/>
        </w:rPr>
        <w:t>enum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proofErr w:type="gramStart"/>
      <w:r w:rsidRPr="001B0935">
        <w:rPr>
          <w:rFonts w:asciiTheme="minorEastAsia" w:hAnsiTheme="minorEastAsia"/>
          <w:lang w:val="en-US"/>
        </w:rPr>
        <w:t>PlayerMove</w:t>
      </w:r>
      <w:proofErr w:type="spellEnd"/>
      <w:r w:rsidRPr="001B0935">
        <w:rPr>
          <w:rFonts w:asciiTheme="minorEastAsia" w:hAnsiTheme="minorEastAsia"/>
          <w:lang w:val="en-US"/>
        </w:rPr>
        <w:t>{ …</w:t>
      </w:r>
      <w:proofErr w:type="gramEnd"/>
      <w:r w:rsidRPr="001B0935">
        <w:rPr>
          <w:rFonts w:asciiTheme="minorEastAsia" w:hAnsiTheme="minorEastAsia"/>
          <w:lang w:val="en-US"/>
        </w:rPr>
        <w:t xml:space="preserve"> }</w:t>
      </w:r>
    </w:p>
    <w:p w14:paraId="43132C1A" w14:textId="77777777" w:rsidR="001222DE" w:rsidRPr="001B0935" w:rsidRDefault="001222DE">
      <w:pPr>
        <w:rPr>
          <w:rFonts w:asciiTheme="minorEastAsia" w:hAnsiTheme="minorEastAsia"/>
          <w:lang w:val="en-US"/>
        </w:rPr>
      </w:pPr>
    </w:p>
    <w:p w14:paraId="518FA8B4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사용할 변수:</w:t>
      </w:r>
    </w:p>
    <w:p w14:paraId="0F47D144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BYTE </w:t>
      </w:r>
      <w:proofErr w:type="spellStart"/>
      <w:r w:rsidRPr="001B0935">
        <w:rPr>
          <w:rFonts w:asciiTheme="minorEastAsia" w:hAnsiTheme="minorEastAsia" w:cs="Arial Unicode MS"/>
        </w:rPr>
        <w:t>StateMsg</w:t>
      </w:r>
      <w:proofErr w:type="spellEnd"/>
      <w:proofErr w:type="gramStart"/>
      <w:r w:rsidRPr="001B0935">
        <w:rPr>
          <w:rFonts w:asciiTheme="minorEastAsia" w:hAnsiTheme="minorEastAsia" w:cs="Arial Unicode MS"/>
        </w:rPr>
        <w:t>; /</w:t>
      </w:r>
      <w:proofErr w:type="gramEnd"/>
      <w:r w:rsidRPr="001B0935">
        <w:rPr>
          <w:rFonts w:asciiTheme="minorEastAsia" w:hAnsiTheme="minorEastAsia" w:cs="Arial Unicode MS"/>
        </w:rPr>
        <w:t>/ 상태 메시지를 정의하는 변수, 하위 6비트는 보내는 내용 상위2비트는 보내는 사람을 비트 연산으로 담을 예정 00|000000</w:t>
      </w:r>
    </w:p>
    <w:p w14:paraId="5133E94E" w14:textId="77777777" w:rsidR="001222DE" w:rsidRPr="001B0935" w:rsidRDefault="001222DE">
      <w:pPr>
        <w:ind w:left="720"/>
        <w:rPr>
          <w:rFonts w:asciiTheme="minorEastAsia" w:hAnsiTheme="minorEastAsia"/>
        </w:rPr>
      </w:pPr>
    </w:p>
    <w:p w14:paraId="4F8A39BD" w14:textId="77777777" w:rsidR="001222DE" w:rsidRPr="001B0935" w:rsidRDefault="00000000">
      <w:pPr>
        <w:rPr>
          <w:rFonts w:asciiTheme="minorEastAsia" w:hAnsiTheme="minorEastAsia"/>
        </w:rPr>
      </w:pPr>
      <w:proofErr w:type="spellStart"/>
      <w:r w:rsidRPr="001B0935">
        <w:rPr>
          <w:rFonts w:asciiTheme="minorEastAsia" w:hAnsiTheme="minorEastAsia" w:cs="Arial Unicode MS"/>
        </w:rPr>
        <w:t>StateMsg을</w:t>
      </w:r>
      <w:proofErr w:type="spellEnd"/>
      <w:r w:rsidRPr="001B0935">
        <w:rPr>
          <w:rFonts w:asciiTheme="minorEastAsia" w:hAnsiTheme="minorEastAsia" w:cs="Arial Unicode MS"/>
        </w:rPr>
        <w:t xml:space="preserve"> 먼저 전송하고 </w:t>
      </w:r>
      <w:proofErr w:type="spellStart"/>
      <w:r w:rsidRPr="001B0935">
        <w:rPr>
          <w:rFonts w:asciiTheme="minorEastAsia" w:hAnsiTheme="minorEastAsia" w:cs="Arial Unicode MS"/>
        </w:rPr>
        <w:t>정의에따라</w:t>
      </w:r>
      <w:proofErr w:type="spellEnd"/>
      <w:r w:rsidRPr="001B0935">
        <w:rPr>
          <w:rFonts w:asciiTheme="minorEastAsia" w:hAnsiTheme="minorEastAsia" w:cs="Arial Unicode MS"/>
        </w:rPr>
        <w:t xml:space="preserve"> 아래의 구조체 중 하나를 전송한다.</w:t>
      </w:r>
    </w:p>
    <w:p w14:paraId="04D5F0CA" w14:textId="77777777" w:rsidR="001222DE" w:rsidRPr="001B0935" w:rsidRDefault="00000000">
      <w:pPr>
        <w:rPr>
          <w:rFonts w:asciiTheme="minorEastAsia" w:hAnsiTheme="minorEastAsia"/>
          <w:lang w:val="en-US"/>
        </w:rPr>
      </w:pPr>
      <w:proofErr w:type="spellStart"/>
      <w:r w:rsidRPr="001B0935">
        <w:rPr>
          <w:rFonts w:asciiTheme="minorEastAsia" w:hAnsiTheme="minorEastAsia"/>
          <w:lang w:val="en-US"/>
        </w:rPr>
        <w:t>struct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StateMsgArgu</w:t>
      </w:r>
      <w:proofErr w:type="spellEnd"/>
    </w:p>
    <w:p w14:paraId="1E8322CB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>{</w:t>
      </w:r>
    </w:p>
    <w:p w14:paraId="27DA7C12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>}</w:t>
      </w:r>
    </w:p>
    <w:p w14:paraId="03D68C78" w14:textId="77777777" w:rsidR="001222DE" w:rsidRPr="001B0935" w:rsidRDefault="00000000">
      <w:pPr>
        <w:rPr>
          <w:rFonts w:asciiTheme="minorEastAsia" w:hAnsiTheme="minorEastAsia"/>
          <w:lang w:val="en-US"/>
        </w:rPr>
      </w:pPr>
      <w:proofErr w:type="spellStart"/>
      <w:r w:rsidRPr="001B0935">
        <w:rPr>
          <w:rFonts w:asciiTheme="minorEastAsia" w:hAnsiTheme="minorEastAsia"/>
          <w:lang w:val="en-US"/>
        </w:rPr>
        <w:t>struct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proofErr w:type="gramStart"/>
      <w:r w:rsidRPr="001B0935">
        <w:rPr>
          <w:rFonts w:asciiTheme="minorEastAsia" w:hAnsiTheme="minorEastAsia"/>
          <w:lang w:val="en-US"/>
        </w:rPr>
        <w:t>MonsterSpawnStateMsg</w:t>
      </w:r>
      <w:proofErr w:type="spellEnd"/>
      <w:r w:rsidRPr="001B0935">
        <w:rPr>
          <w:rFonts w:asciiTheme="minorEastAsia" w:hAnsiTheme="minorEastAsia"/>
          <w:lang w:val="en-US"/>
        </w:rPr>
        <w:t xml:space="preserve"> :</w:t>
      </w:r>
      <w:proofErr w:type="gram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StateMsgArgu</w:t>
      </w:r>
      <w:proofErr w:type="spellEnd"/>
    </w:p>
    <w:p w14:paraId="58D78779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>{</w:t>
      </w:r>
    </w:p>
    <w:p w14:paraId="5F75096B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ab/>
      </w:r>
      <w:proofErr w:type="spellStart"/>
      <w:r w:rsidRPr="001B0935">
        <w:rPr>
          <w:rFonts w:asciiTheme="minorEastAsia" w:hAnsiTheme="minorEastAsia"/>
          <w:lang w:val="en-US"/>
        </w:rPr>
        <w:t>MonsterType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MonsterId</w:t>
      </w:r>
      <w:proofErr w:type="spellEnd"/>
      <w:r w:rsidRPr="001B0935">
        <w:rPr>
          <w:rFonts w:asciiTheme="minorEastAsia" w:hAnsiTheme="minorEastAsia"/>
          <w:lang w:val="en-US"/>
        </w:rPr>
        <w:t>;</w:t>
      </w:r>
    </w:p>
    <w:p w14:paraId="27F72D42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ab/>
      </w:r>
      <w:proofErr w:type="spellStart"/>
      <w:r w:rsidRPr="001B0935">
        <w:rPr>
          <w:rFonts w:asciiTheme="minorEastAsia" w:hAnsiTheme="minorEastAsia"/>
          <w:lang w:val="en-US"/>
        </w:rPr>
        <w:t>int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MonsterSerialId</w:t>
      </w:r>
      <w:proofErr w:type="spellEnd"/>
      <w:r w:rsidRPr="001B0935">
        <w:rPr>
          <w:rFonts w:asciiTheme="minorEastAsia" w:hAnsiTheme="minorEastAsia"/>
          <w:lang w:val="en-US"/>
        </w:rPr>
        <w:t>;</w:t>
      </w:r>
    </w:p>
    <w:p w14:paraId="508FF938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>}</w:t>
      </w:r>
    </w:p>
    <w:p w14:paraId="3E58B4AF" w14:textId="77777777" w:rsidR="001222DE" w:rsidRPr="001B0935" w:rsidRDefault="00000000">
      <w:pPr>
        <w:rPr>
          <w:rFonts w:asciiTheme="minorEastAsia" w:hAnsiTheme="minorEastAsia"/>
          <w:lang w:val="en-US"/>
        </w:rPr>
      </w:pPr>
      <w:proofErr w:type="spellStart"/>
      <w:r w:rsidRPr="001B0935">
        <w:rPr>
          <w:rFonts w:asciiTheme="minorEastAsia" w:hAnsiTheme="minorEastAsia"/>
          <w:lang w:val="en-US"/>
        </w:rPr>
        <w:t>struct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proofErr w:type="gramStart"/>
      <w:r w:rsidRPr="001B0935">
        <w:rPr>
          <w:rFonts w:asciiTheme="minorEastAsia" w:hAnsiTheme="minorEastAsia"/>
          <w:lang w:val="en-US"/>
        </w:rPr>
        <w:t>MonsterHpStateMsg</w:t>
      </w:r>
      <w:proofErr w:type="spellEnd"/>
      <w:r w:rsidRPr="001B0935">
        <w:rPr>
          <w:rFonts w:asciiTheme="minorEastAsia" w:hAnsiTheme="minorEastAsia"/>
          <w:lang w:val="en-US"/>
        </w:rPr>
        <w:t xml:space="preserve"> :</w:t>
      </w:r>
      <w:proofErr w:type="gram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StateMsgArgu</w:t>
      </w:r>
      <w:proofErr w:type="spellEnd"/>
    </w:p>
    <w:p w14:paraId="6C186128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>{</w:t>
      </w:r>
    </w:p>
    <w:p w14:paraId="7E543596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ab/>
      </w:r>
      <w:proofErr w:type="spellStart"/>
      <w:r w:rsidRPr="001B0935">
        <w:rPr>
          <w:rFonts w:asciiTheme="minorEastAsia" w:hAnsiTheme="minorEastAsia"/>
          <w:lang w:val="en-US"/>
        </w:rPr>
        <w:t>MonsterType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MonsterId</w:t>
      </w:r>
      <w:proofErr w:type="spellEnd"/>
      <w:r w:rsidRPr="001B0935">
        <w:rPr>
          <w:rFonts w:asciiTheme="minorEastAsia" w:hAnsiTheme="minorEastAsia"/>
          <w:lang w:val="en-US"/>
        </w:rPr>
        <w:t>;</w:t>
      </w:r>
    </w:p>
    <w:p w14:paraId="7F98B7A5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ab/>
      </w:r>
      <w:proofErr w:type="spellStart"/>
      <w:r w:rsidRPr="001B0935">
        <w:rPr>
          <w:rFonts w:asciiTheme="minorEastAsia" w:hAnsiTheme="minorEastAsia"/>
          <w:lang w:val="en-US"/>
        </w:rPr>
        <w:t>int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MonsterSerialId</w:t>
      </w:r>
      <w:proofErr w:type="spellEnd"/>
      <w:r w:rsidRPr="001B0935">
        <w:rPr>
          <w:rFonts w:asciiTheme="minorEastAsia" w:hAnsiTheme="minorEastAsia"/>
          <w:lang w:val="en-US"/>
        </w:rPr>
        <w:t>;</w:t>
      </w:r>
    </w:p>
    <w:p w14:paraId="20CA3466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lastRenderedPageBreak/>
        <w:tab/>
      </w:r>
      <w:proofErr w:type="spellStart"/>
      <w:r w:rsidRPr="001B0935">
        <w:rPr>
          <w:rFonts w:asciiTheme="minorEastAsia" w:hAnsiTheme="minorEastAsia"/>
          <w:lang w:val="en-US"/>
        </w:rPr>
        <w:t>int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Hp</w:t>
      </w:r>
      <w:proofErr w:type="spellEnd"/>
      <w:r w:rsidRPr="001B0935">
        <w:rPr>
          <w:rFonts w:asciiTheme="minorEastAsia" w:hAnsiTheme="minorEastAsia"/>
          <w:lang w:val="en-US"/>
        </w:rPr>
        <w:t>;</w:t>
      </w:r>
    </w:p>
    <w:p w14:paraId="0848DF7C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>}</w:t>
      </w:r>
    </w:p>
    <w:p w14:paraId="6EB254E3" w14:textId="77777777" w:rsidR="001222DE" w:rsidRPr="001B0935" w:rsidRDefault="00000000">
      <w:pPr>
        <w:rPr>
          <w:rFonts w:asciiTheme="minorEastAsia" w:hAnsiTheme="minorEastAsia"/>
          <w:lang w:val="en-US"/>
        </w:rPr>
      </w:pPr>
      <w:proofErr w:type="spellStart"/>
      <w:r w:rsidRPr="001B0935">
        <w:rPr>
          <w:rFonts w:asciiTheme="minorEastAsia" w:hAnsiTheme="minorEastAsia"/>
          <w:lang w:val="en-US"/>
        </w:rPr>
        <w:t>struct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proofErr w:type="gramStart"/>
      <w:r w:rsidRPr="001B0935">
        <w:rPr>
          <w:rFonts w:asciiTheme="minorEastAsia" w:hAnsiTheme="minorEastAsia"/>
          <w:lang w:val="en-US"/>
        </w:rPr>
        <w:t>PlayerMoveStateMsg</w:t>
      </w:r>
      <w:proofErr w:type="spellEnd"/>
      <w:r w:rsidRPr="001B0935">
        <w:rPr>
          <w:rFonts w:asciiTheme="minorEastAsia" w:hAnsiTheme="minorEastAsia"/>
          <w:lang w:val="en-US"/>
        </w:rPr>
        <w:t xml:space="preserve"> :</w:t>
      </w:r>
      <w:proofErr w:type="gram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StateMsgArgu</w:t>
      </w:r>
      <w:proofErr w:type="spellEnd"/>
    </w:p>
    <w:p w14:paraId="4A6F752F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>{</w:t>
      </w:r>
    </w:p>
    <w:p w14:paraId="30EF7B7E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ab/>
      </w:r>
      <w:proofErr w:type="spellStart"/>
      <w:r w:rsidRPr="001B0935">
        <w:rPr>
          <w:rFonts w:asciiTheme="minorEastAsia" w:hAnsiTheme="minorEastAsia"/>
          <w:lang w:val="en-US"/>
        </w:rPr>
        <w:t>int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PlayerId</w:t>
      </w:r>
      <w:proofErr w:type="spellEnd"/>
      <w:r w:rsidRPr="001B0935">
        <w:rPr>
          <w:rFonts w:asciiTheme="minorEastAsia" w:hAnsiTheme="minorEastAsia"/>
          <w:lang w:val="en-US"/>
        </w:rPr>
        <w:t>;</w:t>
      </w:r>
    </w:p>
    <w:p w14:paraId="6E616E6E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ab/>
      </w:r>
      <w:proofErr w:type="spellStart"/>
      <w:r w:rsidRPr="001B0935">
        <w:rPr>
          <w:rFonts w:asciiTheme="minorEastAsia" w:hAnsiTheme="minorEastAsia"/>
          <w:lang w:val="en-US"/>
        </w:rPr>
        <w:t>PlayerMove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pMove</w:t>
      </w:r>
      <w:proofErr w:type="spellEnd"/>
      <w:r w:rsidRPr="001B0935">
        <w:rPr>
          <w:rFonts w:asciiTheme="minorEastAsia" w:hAnsiTheme="minorEastAsia"/>
          <w:lang w:val="en-US"/>
        </w:rPr>
        <w:t>;</w:t>
      </w:r>
    </w:p>
    <w:p w14:paraId="2AD6741D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>}</w:t>
      </w:r>
    </w:p>
    <w:p w14:paraId="003143A5" w14:textId="77777777" w:rsidR="001222DE" w:rsidRPr="001B0935" w:rsidRDefault="00000000">
      <w:pPr>
        <w:rPr>
          <w:rFonts w:asciiTheme="minorEastAsia" w:hAnsiTheme="minorEastAsia"/>
          <w:lang w:val="en-US"/>
        </w:rPr>
      </w:pPr>
      <w:proofErr w:type="spellStart"/>
      <w:r w:rsidRPr="001B0935">
        <w:rPr>
          <w:rFonts w:asciiTheme="minorEastAsia" w:hAnsiTheme="minorEastAsia"/>
          <w:lang w:val="en-US"/>
        </w:rPr>
        <w:t>struct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proofErr w:type="gramStart"/>
      <w:r w:rsidRPr="001B0935">
        <w:rPr>
          <w:rFonts w:asciiTheme="minorEastAsia" w:hAnsiTheme="minorEastAsia"/>
          <w:lang w:val="en-US"/>
        </w:rPr>
        <w:t>MonsterUseCardStateMsg</w:t>
      </w:r>
      <w:proofErr w:type="spellEnd"/>
      <w:r w:rsidRPr="001B0935">
        <w:rPr>
          <w:rFonts w:asciiTheme="minorEastAsia" w:hAnsiTheme="minorEastAsia"/>
          <w:lang w:val="en-US"/>
        </w:rPr>
        <w:t xml:space="preserve"> :</w:t>
      </w:r>
      <w:proofErr w:type="gram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StateMsgArgu</w:t>
      </w:r>
      <w:proofErr w:type="spellEnd"/>
    </w:p>
    <w:p w14:paraId="7CFCD2E0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>{</w:t>
      </w:r>
    </w:p>
    <w:p w14:paraId="0A32D597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ab/>
      </w:r>
      <w:proofErr w:type="spellStart"/>
      <w:r w:rsidRPr="001B0935">
        <w:rPr>
          <w:rFonts w:asciiTheme="minorEastAsia" w:hAnsiTheme="minorEastAsia"/>
          <w:lang w:val="en-US"/>
        </w:rPr>
        <w:t>int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PlayerId</w:t>
      </w:r>
      <w:proofErr w:type="spellEnd"/>
      <w:r w:rsidRPr="001B0935">
        <w:rPr>
          <w:rFonts w:asciiTheme="minorEastAsia" w:hAnsiTheme="minorEastAsia"/>
          <w:lang w:val="en-US"/>
        </w:rPr>
        <w:t>;</w:t>
      </w:r>
    </w:p>
    <w:p w14:paraId="5B38A73E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ab/>
      </w:r>
      <w:proofErr w:type="spellStart"/>
      <w:r w:rsidRPr="001B0935">
        <w:rPr>
          <w:rFonts w:asciiTheme="minorEastAsia" w:hAnsiTheme="minorEastAsia"/>
          <w:lang w:val="en-US"/>
        </w:rPr>
        <w:t>CardType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card</w:t>
      </w:r>
      <w:proofErr w:type="spellEnd"/>
      <w:r w:rsidRPr="001B0935">
        <w:rPr>
          <w:rFonts w:asciiTheme="minorEastAsia" w:hAnsiTheme="minorEastAsia"/>
          <w:lang w:val="en-US"/>
        </w:rPr>
        <w:t>;</w:t>
      </w:r>
    </w:p>
    <w:p w14:paraId="2774E7DE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>}</w:t>
      </w:r>
    </w:p>
    <w:p w14:paraId="4AEFEA2B" w14:textId="77777777" w:rsidR="001222DE" w:rsidRPr="001B0935" w:rsidRDefault="00000000">
      <w:pPr>
        <w:rPr>
          <w:rFonts w:asciiTheme="minorEastAsia" w:hAnsiTheme="minorEastAsia"/>
          <w:lang w:val="en-US"/>
        </w:rPr>
      </w:pPr>
      <w:proofErr w:type="spellStart"/>
      <w:r w:rsidRPr="001B0935">
        <w:rPr>
          <w:rFonts w:asciiTheme="minorEastAsia" w:hAnsiTheme="minorEastAsia"/>
          <w:lang w:val="en-US"/>
        </w:rPr>
        <w:t>struct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proofErr w:type="gramStart"/>
      <w:r w:rsidRPr="001B0935">
        <w:rPr>
          <w:rFonts w:asciiTheme="minorEastAsia" w:hAnsiTheme="minorEastAsia"/>
          <w:lang w:val="en-US"/>
        </w:rPr>
        <w:t>CastleHpStateMsg</w:t>
      </w:r>
      <w:proofErr w:type="spellEnd"/>
      <w:r w:rsidRPr="001B0935">
        <w:rPr>
          <w:rFonts w:asciiTheme="minorEastAsia" w:hAnsiTheme="minorEastAsia"/>
          <w:lang w:val="en-US"/>
        </w:rPr>
        <w:t xml:space="preserve"> :</w:t>
      </w:r>
      <w:proofErr w:type="gram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StateMsgArgu</w:t>
      </w:r>
      <w:proofErr w:type="spellEnd"/>
    </w:p>
    <w:p w14:paraId="70F74823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/>
        </w:rPr>
        <w:t>{</w:t>
      </w:r>
    </w:p>
    <w:p w14:paraId="599762B8" w14:textId="77777777" w:rsidR="001222DE" w:rsidRPr="001B0935" w:rsidRDefault="00000000">
      <w:pPr>
        <w:ind w:firstLine="720"/>
        <w:rPr>
          <w:rFonts w:asciiTheme="minorEastAsia" w:hAnsiTheme="minorEastAsia"/>
        </w:rPr>
      </w:pPr>
      <w:proofErr w:type="spellStart"/>
      <w:r w:rsidRPr="001B0935">
        <w:rPr>
          <w:rFonts w:asciiTheme="minorEastAsia" w:hAnsiTheme="minorEastAsia"/>
        </w:rPr>
        <w:t>int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Hp</w:t>
      </w:r>
      <w:proofErr w:type="spellEnd"/>
      <w:r w:rsidRPr="001B0935">
        <w:rPr>
          <w:rFonts w:asciiTheme="minorEastAsia" w:hAnsiTheme="minorEastAsia"/>
        </w:rPr>
        <w:t>;</w:t>
      </w:r>
    </w:p>
    <w:p w14:paraId="1FB31E5D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/>
        </w:rPr>
        <w:t>}</w:t>
      </w:r>
    </w:p>
    <w:p w14:paraId="35A09061" w14:textId="77777777" w:rsidR="001222DE" w:rsidRPr="001B0935" w:rsidRDefault="001222DE">
      <w:pPr>
        <w:rPr>
          <w:rFonts w:asciiTheme="minorEastAsia" w:hAnsiTheme="minorEastAsia"/>
        </w:rPr>
      </w:pPr>
    </w:p>
    <w:p w14:paraId="6BCFB4B9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서버에 대기 중인 클라이언트 정보, 두 개라면 방을 생성 후 비운다.</w:t>
      </w:r>
    </w:p>
    <w:p w14:paraId="1A551518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(서버)HANDLE </w:t>
      </w:r>
      <w:proofErr w:type="spellStart"/>
      <w:r w:rsidRPr="001B0935">
        <w:rPr>
          <w:rFonts w:asciiTheme="minorEastAsia" w:hAnsiTheme="minorEastAsia" w:cs="Arial Unicode MS"/>
        </w:rPr>
        <w:t>ReadyClient</w:t>
      </w:r>
      <w:proofErr w:type="spellEnd"/>
      <w:r w:rsidRPr="001B0935">
        <w:rPr>
          <w:rFonts w:asciiTheme="minorEastAsia" w:hAnsiTheme="minorEastAsia" w:cs="Arial Unicode MS"/>
        </w:rPr>
        <w:t>[2];</w:t>
      </w:r>
    </w:p>
    <w:p w14:paraId="4D17052C" w14:textId="77777777" w:rsidR="001222DE" w:rsidRPr="001B0935" w:rsidRDefault="001222DE">
      <w:pPr>
        <w:rPr>
          <w:rFonts w:asciiTheme="minorEastAsia" w:hAnsiTheme="minorEastAsia"/>
        </w:rPr>
      </w:pPr>
    </w:p>
    <w:p w14:paraId="072E3F75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사용할 함수:</w:t>
      </w:r>
    </w:p>
    <w:p w14:paraId="14451026" w14:textId="77777777" w:rsidR="001222DE" w:rsidRPr="001B0935" w:rsidRDefault="001222DE">
      <w:pPr>
        <w:rPr>
          <w:rFonts w:asciiTheme="minorEastAsia" w:hAnsiTheme="minorEastAsia"/>
        </w:rPr>
      </w:pPr>
    </w:p>
    <w:p w14:paraId="38892E76" w14:textId="77777777" w:rsidR="001222DE" w:rsidRPr="001B0935" w:rsidRDefault="00000000">
      <w:pPr>
        <w:rPr>
          <w:rFonts w:asciiTheme="minorEastAsia" w:hAnsiTheme="minorEastAsia"/>
          <w:b/>
          <w:sz w:val="30"/>
          <w:szCs w:val="30"/>
        </w:rPr>
      </w:pPr>
      <w:proofErr w:type="spellStart"/>
      <w:r w:rsidRPr="001B0935">
        <w:rPr>
          <w:rFonts w:asciiTheme="minorEastAsia" w:hAnsiTheme="minorEastAsia"/>
          <w:b/>
          <w:sz w:val="30"/>
          <w:szCs w:val="30"/>
        </w:rPr>
        <w:t>Client</w:t>
      </w:r>
      <w:proofErr w:type="spellEnd"/>
    </w:p>
    <w:p w14:paraId="01C8489A" w14:textId="77777777" w:rsidR="001222DE" w:rsidRPr="001B0935" w:rsidRDefault="001222DE">
      <w:pPr>
        <w:rPr>
          <w:rFonts w:asciiTheme="minorEastAsia" w:hAnsiTheme="minorEastAsia"/>
          <w:b/>
          <w:sz w:val="30"/>
          <w:szCs w:val="30"/>
        </w:rPr>
      </w:pPr>
    </w:p>
    <w:p w14:paraId="7B95E65A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인자 2개를 순서대로 전송</w:t>
      </w:r>
    </w:p>
    <w:p w14:paraId="40B3038F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/>
        </w:rPr>
        <w:t>-</w:t>
      </w:r>
      <w:proofErr w:type="spellStart"/>
      <w:r w:rsidRPr="001B0935">
        <w:rPr>
          <w:rFonts w:asciiTheme="minorEastAsia" w:hAnsiTheme="minorEastAsia"/>
        </w:rPr>
        <w:t>void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SendStateMsg</w:t>
      </w:r>
      <w:proofErr w:type="spellEnd"/>
      <w:r w:rsidRPr="001B0935">
        <w:rPr>
          <w:rFonts w:asciiTheme="minorEastAsia" w:hAnsiTheme="minorEastAsia"/>
        </w:rPr>
        <w:t xml:space="preserve">(BYTE, </w:t>
      </w:r>
      <w:proofErr w:type="spellStart"/>
      <w:r w:rsidRPr="001B0935">
        <w:rPr>
          <w:rFonts w:asciiTheme="minorEastAsia" w:hAnsiTheme="minorEastAsia"/>
        </w:rPr>
        <w:t>StateMsgArgu</w:t>
      </w:r>
      <w:proofErr w:type="spellEnd"/>
      <w:r w:rsidRPr="001B0935">
        <w:rPr>
          <w:rFonts w:asciiTheme="minorEastAsia" w:hAnsiTheme="minorEastAsia"/>
        </w:rPr>
        <w:t>*);</w:t>
      </w:r>
    </w:p>
    <w:p w14:paraId="2E9C4EE8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상태 메시지를 수신하여 공유 버퍼로 쓰기 </w:t>
      </w:r>
    </w:p>
    <w:p w14:paraId="3D8BD879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/>
        </w:rPr>
        <w:t>-</w:t>
      </w:r>
      <w:proofErr w:type="spellStart"/>
      <w:r w:rsidRPr="001B0935">
        <w:rPr>
          <w:rFonts w:asciiTheme="minorEastAsia" w:hAnsiTheme="minorEastAsia"/>
        </w:rPr>
        <w:t>void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RecvStateMsg</w:t>
      </w:r>
      <w:proofErr w:type="spellEnd"/>
      <w:r w:rsidRPr="001B0935">
        <w:rPr>
          <w:rFonts w:asciiTheme="minorEastAsia" w:hAnsiTheme="minorEastAsia"/>
        </w:rPr>
        <w:t>();</w:t>
      </w:r>
    </w:p>
    <w:p w14:paraId="38FC6AA8" w14:textId="77777777" w:rsidR="001222DE" w:rsidRPr="001B0935" w:rsidRDefault="001222DE">
      <w:pPr>
        <w:rPr>
          <w:rFonts w:asciiTheme="minorEastAsia" w:hAnsiTheme="minorEastAsia"/>
        </w:rPr>
      </w:pPr>
    </w:p>
    <w:p w14:paraId="46947A8F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업데이트 </w:t>
      </w:r>
    </w:p>
    <w:p w14:paraId="492E9D62" w14:textId="77777777" w:rsidR="001222DE" w:rsidRPr="001B0935" w:rsidRDefault="001222DE">
      <w:pPr>
        <w:rPr>
          <w:rFonts w:asciiTheme="minorEastAsia" w:hAnsiTheme="minorEastAsia"/>
        </w:rPr>
      </w:pPr>
    </w:p>
    <w:p w14:paraId="1C58A5D9" w14:textId="77777777" w:rsidR="001222DE" w:rsidRPr="001B0935" w:rsidRDefault="00000000">
      <w:pPr>
        <w:rPr>
          <w:rFonts w:asciiTheme="minorEastAsia" w:hAnsiTheme="minorEastAsia"/>
        </w:rPr>
      </w:pPr>
      <w:proofErr w:type="spellStart"/>
      <w:r w:rsidRPr="001B0935">
        <w:rPr>
          <w:rFonts w:asciiTheme="minorEastAsia" w:hAnsiTheme="minorEastAsia" w:cs="Arial Unicode MS"/>
        </w:rPr>
        <w:lastRenderedPageBreak/>
        <w:t>공유버퍼에</w:t>
      </w:r>
      <w:proofErr w:type="spellEnd"/>
      <w:r w:rsidRPr="001B0935">
        <w:rPr>
          <w:rFonts w:asciiTheme="minorEastAsia" w:hAnsiTheme="minorEastAsia" w:cs="Arial Unicode MS"/>
        </w:rPr>
        <w:t xml:space="preserve"> 있는 상태 메시지를 처리</w:t>
      </w:r>
    </w:p>
    <w:p w14:paraId="0FDF493B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>-</w:t>
      </w:r>
      <w:proofErr w:type="spellStart"/>
      <w:r w:rsidRPr="001B0935">
        <w:rPr>
          <w:rFonts w:asciiTheme="minorEastAsia" w:hAnsiTheme="minorEastAsia"/>
          <w:lang w:val="en-US"/>
        </w:rPr>
        <w:t>void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StateMsgUpdate</w:t>
      </w:r>
      <w:proofErr w:type="spellEnd"/>
      <w:r w:rsidRPr="001B0935">
        <w:rPr>
          <w:rFonts w:asciiTheme="minorEastAsia" w:hAnsiTheme="minorEastAsia"/>
          <w:lang w:val="en-US"/>
        </w:rPr>
        <w:t xml:space="preserve">(); </w:t>
      </w:r>
    </w:p>
    <w:p w14:paraId="04091648" w14:textId="77777777" w:rsidR="001222DE" w:rsidRPr="001B0935" w:rsidRDefault="001222DE">
      <w:pPr>
        <w:rPr>
          <w:rFonts w:asciiTheme="minorEastAsia" w:hAnsiTheme="minorEastAsia"/>
          <w:lang w:val="en-US"/>
        </w:rPr>
      </w:pPr>
    </w:p>
    <w:p w14:paraId="6BA88452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>-</w:t>
      </w:r>
      <w:proofErr w:type="spellStart"/>
      <w:r w:rsidRPr="001B0935">
        <w:rPr>
          <w:rFonts w:asciiTheme="minorEastAsia" w:hAnsiTheme="minorEastAsia"/>
          <w:lang w:val="en-US"/>
        </w:rPr>
        <w:t>void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PlayerUpdate</w:t>
      </w:r>
      <w:proofErr w:type="spellEnd"/>
      <w:r w:rsidRPr="001B0935">
        <w:rPr>
          <w:rFonts w:asciiTheme="minorEastAsia" w:hAnsiTheme="minorEastAsia"/>
          <w:lang w:val="en-US"/>
        </w:rPr>
        <w:t>();</w:t>
      </w:r>
    </w:p>
    <w:p w14:paraId="3AE93886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>-</w:t>
      </w:r>
      <w:proofErr w:type="spellStart"/>
      <w:r w:rsidRPr="001B0935">
        <w:rPr>
          <w:rFonts w:asciiTheme="minorEastAsia" w:hAnsiTheme="minorEastAsia"/>
          <w:lang w:val="en-US"/>
        </w:rPr>
        <w:t>void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MonsterUpdate</w:t>
      </w:r>
      <w:proofErr w:type="spellEnd"/>
      <w:r w:rsidRPr="001B0935">
        <w:rPr>
          <w:rFonts w:asciiTheme="minorEastAsia" w:hAnsiTheme="minorEastAsia"/>
          <w:lang w:val="en-US"/>
        </w:rPr>
        <w:t>();</w:t>
      </w:r>
    </w:p>
    <w:p w14:paraId="202A348A" w14:textId="77777777" w:rsidR="001222DE" w:rsidRPr="001B0935" w:rsidRDefault="001222DE">
      <w:pPr>
        <w:rPr>
          <w:rFonts w:asciiTheme="minorEastAsia" w:hAnsiTheme="minorEastAsia"/>
          <w:lang w:val="en-US"/>
        </w:rPr>
      </w:pPr>
    </w:p>
    <w:p w14:paraId="0E2E4D08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충돌 확인</w:t>
      </w:r>
    </w:p>
    <w:p w14:paraId="214DD68B" w14:textId="77777777" w:rsidR="001222DE" w:rsidRPr="001B0935" w:rsidRDefault="00000000">
      <w:pPr>
        <w:rPr>
          <w:rFonts w:asciiTheme="minorEastAsia" w:hAnsiTheme="minorEastAsia"/>
        </w:rPr>
      </w:pPr>
      <w:proofErr w:type="spellStart"/>
      <w:r w:rsidRPr="001B0935">
        <w:rPr>
          <w:rFonts w:asciiTheme="minorEastAsia" w:hAnsiTheme="minorEastAsia"/>
        </w:rPr>
        <w:t>void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CheckCollision</w:t>
      </w:r>
      <w:proofErr w:type="spellEnd"/>
      <w:r w:rsidRPr="001B0935">
        <w:rPr>
          <w:rFonts w:asciiTheme="minorEastAsia" w:hAnsiTheme="minorEastAsia"/>
        </w:rPr>
        <w:t>();</w:t>
      </w:r>
    </w:p>
    <w:p w14:paraId="422C5389" w14:textId="77777777" w:rsidR="001222DE" w:rsidRPr="001B0935" w:rsidRDefault="001222DE">
      <w:pPr>
        <w:rPr>
          <w:rFonts w:asciiTheme="minorEastAsia" w:hAnsiTheme="minorEastAsia"/>
        </w:rPr>
      </w:pPr>
    </w:p>
    <w:p w14:paraId="398D7BB9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업데이트 후 그리기</w:t>
      </w:r>
    </w:p>
    <w:p w14:paraId="03D03097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/>
        </w:rPr>
        <w:t>-</w:t>
      </w:r>
      <w:proofErr w:type="spellStart"/>
      <w:r w:rsidRPr="001B0935">
        <w:rPr>
          <w:rFonts w:asciiTheme="minorEastAsia" w:hAnsiTheme="minorEastAsia"/>
        </w:rPr>
        <w:t>void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Render</w:t>
      </w:r>
      <w:proofErr w:type="spellEnd"/>
      <w:r w:rsidRPr="001B0935">
        <w:rPr>
          <w:rFonts w:asciiTheme="minorEastAsia" w:hAnsiTheme="minorEastAsia"/>
        </w:rPr>
        <w:t>();</w:t>
      </w:r>
    </w:p>
    <w:p w14:paraId="64E4D62A" w14:textId="77777777" w:rsidR="001222DE" w:rsidRPr="001B0935" w:rsidRDefault="001222DE">
      <w:pPr>
        <w:rPr>
          <w:rFonts w:asciiTheme="minorEastAsia" w:hAnsiTheme="minorEastAsia"/>
        </w:rPr>
      </w:pPr>
    </w:p>
    <w:p w14:paraId="39F8E3C6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입력 처리</w:t>
      </w:r>
    </w:p>
    <w:p w14:paraId="1C46E698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/>
        </w:rPr>
        <w:t>-</w:t>
      </w:r>
      <w:proofErr w:type="spellStart"/>
      <w:r w:rsidRPr="001B0935">
        <w:rPr>
          <w:rFonts w:asciiTheme="minorEastAsia" w:hAnsiTheme="minorEastAsia"/>
        </w:rPr>
        <w:t>void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InputCheck</w:t>
      </w:r>
      <w:proofErr w:type="spellEnd"/>
      <w:r w:rsidRPr="001B0935">
        <w:rPr>
          <w:rFonts w:asciiTheme="minorEastAsia" w:hAnsiTheme="minorEastAsia"/>
        </w:rPr>
        <w:t>();</w:t>
      </w:r>
    </w:p>
    <w:p w14:paraId="67090984" w14:textId="77777777" w:rsidR="001222DE" w:rsidRPr="001B0935" w:rsidRDefault="001222DE">
      <w:pPr>
        <w:rPr>
          <w:rFonts w:asciiTheme="minorEastAsia" w:hAnsiTheme="minorEastAsia"/>
        </w:rPr>
      </w:pPr>
    </w:p>
    <w:p w14:paraId="60BF04E9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대기 방 입장 및 시작</w:t>
      </w:r>
    </w:p>
    <w:p w14:paraId="1B2C576E" w14:textId="77777777" w:rsidR="001222DE" w:rsidRPr="001B0935" w:rsidRDefault="00000000">
      <w:pPr>
        <w:rPr>
          <w:rFonts w:asciiTheme="minorEastAsia" w:hAnsiTheme="minorEastAsia"/>
        </w:rPr>
      </w:pPr>
      <w:proofErr w:type="spellStart"/>
      <w:r w:rsidRPr="001B0935">
        <w:rPr>
          <w:rFonts w:asciiTheme="minorEastAsia" w:hAnsiTheme="minorEastAsia"/>
        </w:rPr>
        <w:t>void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EnterTheRoom</w:t>
      </w:r>
      <w:proofErr w:type="spellEnd"/>
      <w:r w:rsidRPr="001B0935">
        <w:rPr>
          <w:rFonts w:asciiTheme="minorEastAsia" w:hAnsiTheme="minorEastAsia"/>
        </w:rPr>
        <w:t>();</w:t>
      </w:r>
    </w:p>
    <w:p w14:paraId="0F22E94F" w14:textId="77777777" w:rsidR="001222DE" w:rsidRPr="001B0935" w:rsidRDefault="00000000">
      <w:pPr>
        <w:rPr>
          <w:rFonts w:asciiTheme="minorEastAsia" w:hAnsiTheme="minorEastAsia"/>
        </w:rPr>
      </w:pPr>
      <w:proofErr w:type="spellStart"/>
      <w:r w:rsidRPr="001B0935">
        <w:rPr>
          <w:rFonts w:asciiTheme="minorEastAsia" w:hAnsiTheme="minorEastAsia"/>
        </w:rPr>
        <w:t>void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StartGame</w:t>
      </w:r>
      <w:proofErr w:type="spellEnd"/>
      <w:r w:rsidRPr="001B0935">
        <w:rPr>
          <w:rFonts w:asciiTheme="minorEastAsia" w:hAnsiTheme="minorEastAsia"/>
        </w:rPr>
        <w:t>();</w:t>
      </w:r>
    </w:p>
    <w:p w14:paraId="495D4714" w14:textId="77777777" w:rsidR="001222DE" w:rsidRPr="001B0935" w:rsidRDefault="001222DE">
      <w:pPr>
        <w:rPr>
          <w:rFonts w:asciiTheme="minorEastAsia" w:hAnsiTheme="minorEastAsia"/>
        </w:rPr>
      </w:pPr>
    </w:p>
    <w:p w14:paraId="1A7C99C4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BYTE </w:t>
      </w:r>
      <w:proofErr w:type="spellStart"/>
      <w:r w:rsidRPr="001B0935">
        <w:rPr>
          <w:rFonts w:asciiTheme="minorEastAsia" w:hAnsiTheme="minorEastAsia" w:cs="Arial Unicode MS"/>
        </w:rPr>
        <w:t>StateMsgDefine을</w:t>
      </w:r>
      <w:proofErr w:type="spellEnd"/>
      <w:r w:rsidRPr="001B0935">
        <w:rPr>
          <w:rFonts w:asciiTheme="minorEastAsia" w:hAnsiTheme="minorEastAsia" w:cs="Arial Unicode MS"/>
        </w:rPr>
        <w:t xml:space="preserve"> 만들기 위한 함수</w:t>
      </w:r>
    </w:p>
    <w:p w14:paraId="3923C354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/>
        </w:rPr>
        <w:t>-</w:t>
      </w:r>
      <w:proofErr w:type="spellStart"/>
      <w:r w:rsidRPr="001B0935">
        <w:rPr>
          <w:rFonts w:asciiTheme="minorEastAsia" w:hAnsiTheme="minorEastAsia"/>
        </w:rPr>
        <w:t>void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MakeStateMsgDefine</w:t>
      </w:r>
      <w:proofErr w:type="spellEnd"/>
      <w:r w:rsidRPr="001B0935">
        <w:rPr>
          <w:rFonts w:asciiTheme="minorEastAsia" w:hAnsiTheme="minorEastAsia"/>
        </w:rPr>
        <w:t>(</w:t>
      </w:r>
      <w:proofErr w:type="spellStart"/>
      <w:r w:rsidRPr="001B0935">
        <w:rPr>
          <w:rFonts w:asciiTheme="minorEastAsia" w:hAnsiTheme="minorEastAsia"/>
        </w:rPr>
        <w:t>StateMsgSender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sender</w:t>
      </w:r>
      <w:proofErr w:type="spellEnd"/>
      <w:r w:rsidRPr="001B0935">
        <w:rPr>
          <w:rFonts w:asciiTheme="minorEastAsia" w:hAnsiTheme="minorEastAsia"/>
        </w:rPr>
        <w:t xml:space="preserve">, </w:t>
      </w:r>
      <w:proofErr w:type="spellStart"/>
      <w:r w:rsidRPr="001B0935">
        <w:rPr>
          <w:rFonts w:asciiTheme="minorEastAsia" w:hAnsiTheme="minorEastAsia"/>
        </w:rPr>
        <w:t>StateMsgType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type</w:t>
      </w:r>
      <w:proofErr w:type="spellEnd"/>
      <w:r w:rsidRPr="001B0935">
        <w:rPr>
          <w:rFonts w:asciiTheme="minorEastAsia" w:hAnsiTheme="minorEastAsia"/>
        </w:rPr>
        <w:t>);</w:t>
      </w:r>
    </w:p>
    <w:p w14:paraId="2C09402A" w14:textId="77777777" w:rsidR="001222DE" w:rsidRPr="001B0935" w:rsidRDefault="001222DE">
      <w:pPr>
        <w:rPr>
          <w:rFonts w:asciiTheme="minorEastAsia" w:hAnsiTheme="minorEastAsia"/>
        </w:rPr>
      </w:pPr>
    </w:p>
    <w:p w14:paraId="79EF4C24" w14:textId="77777777" w:rsidR="001222DE" w:rsidRPr="001B0935" w:rsidRDefault="00000000">
      <w:pPr>
        <w:rPr>
          <w:rFonts w:asciiTheme="minorEastAsia" w:hAnsiTheme="minorEastAsia"/>
          <w:b/>
          <w:sz w:val="30"/>
          <w:szCs w:val="30"/>
        </w:rPr>
      </w:pPr>
      <w:r w:rsidRPr="001B0935">
        <w:rPr>
          <w:rFonts w:asciiTheme="minorEastAsia" w:hAnsiTheme="minorEastAsia"/>
          <w:b/>
          <w:sz w:val="30"/>
          <w:szCs w:val="30"/>
        </w:rPr>
        <w:t xml:space="preserve">Server </w:t>
      </w:r>
    </w:p>
    <w:p w14:paraId="6C490CD1" w14:textId="77777777" w:rsidR="001222DE" w:rsidRPr="001B0935" w:rsidRDefault="001222DE">
      <w:pPr>
        <w:rPr>
          <w:rFonts w:asciiTheme="minorEastAsia" w:hAnsiTheme="minorEastAsia"/>
        </w:rPr>
      </w:pPr>
    </w:p>
    <w:p w14:paraId="497DA4FD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인자 2개를 어느 클라이언트에게 보낼 것인가, 안 적으면 둘 다</w:t>
      </w:r>
    </w:p>
    <w:p w14:paraId="742F4983" w14:textId="77777777" w:rsidR="001222DE" w:rsidRPr="001B0935" w:rsidRDefault="00000000">
      <w:pPr>
        <w:rPr>
          <w:rFonts w:asciiTheme="minorEastAsia" w:hAnsiTheme="minorEastAsia"/>
          <w:lang w:val="en-US"/>
        </w:rPr>
      </w:pPr>
      <w:r w:rsidRPr="001B0935">
        <w:rPr>
          <w:rFonts w:asciiTheme="minorEastAsia" w:hAnsiTheme="minorEastAsia"/>
          <w:lang w:val="en-US"/>
        </w:rPr>
        <w:t>-</w:t>
      </w:r>
      <w:proofErr w:type="spellStart"/>
      <w:r w:rsidRPr="001B0935">
        <w:rPr>
          <w:rFonts w:asciiTheme="minorEastAsia" w:hAnsiTheme="minorEastAsia"/>
          <w:lang w:val="en-US"/>
        </w:rPr>
        <w:t>void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Send</w:t>
      </w:r>
      <w:proofErr w:type="spellEnd"/>
      <w:r w:rsidRPr="001B0935">
        <w:rPr>
          <w:rFonts w:asciiTheme="minorEastAsia" w:hAnsiTheme="minorEastAsia"/>
          <w:lang w:val="en-US"/>
        </w:rPr>
        <w:t xml:space="preserve">(BYTE </w:t>
      </w:r>
      <w:proofErr w:type="spellStart"/>
      <w:r w:rsidRPr="001B0935">
        <w:rPr>
          <w:rFonts w:asciiTheme="minorEastAsia" w:hAnsiTheme="minorEastAsia"/>
          <w:lang w:val="en-US"/>
        </w:rPr>
        <w:t>StateMsgDefine</w:t>
      </w:r>
      <w:proofErr w:type="spellEnd"/>
      <w:r w:rsidRPr="001B0935">
        <w:rPr>
          <w:rFonts w:asciiTheme="minorEastAsia" w:hAnsiTheme="minorEastAsia"/>
          <w:lang w:val="en-US"/>
        </w:rPr>
        <w:t xml:space="preserve">, </w:t>
      </w:r>
      <w:proofErr w:type="spellStart"/>
      <w:r w:rsidRPr="001B0935">
        <w:rPr>
          <w:rFonts w:asciiTheme="minorEastAsia" w:hAnsiTheme="minorEastAsia"/>
          <w:lang w:val="en-US"/>
        </w:rPr>
        <w:t>StateMsgArgu</w:t>
      </w:r>
      <w:proofErr w:type="spellEnd"/>
      <w:r w:rsidRPr="001B0935">
        <w:rPr>
          <w:rFonts w:asciiTheme="minorEastAsia" w:hAnsiTheme="minorEastAsia"/>
          <w:lang w:val="en-US"/>
        </w:rPr>
        <w:t xml:space="preserve">* </w:t>
      </w:r>
      <w:proofErr w:type="spellStart"/>
      <w:r w:rsidRPr="001B0935">
        <w:rPr>
          <w:rFonts w:asciiTheme="minorEastAsia" w:hAnsiTheme="minorEastAsia"/>
          <w:lang w:val="en-US"/>
        </w:rPr>
        <w:t>msg</w:t>
      </w:r>
      <w:proofErr w:type="spellEnd"/>
      <w:r w:rsidRPr="001B0935">
        <w:rPr>
          <w:rFonts w:asciiTheme="minorEastAsia" w:hAnsiTheme="minorEastAsia"/>
          <w:lang w:val="en-US"/>
        </w:rPr>
        <w:t xml:space="preserve">, </w:t>
      </w:r>
      <w:proofErr w:type="spellStart"/>
      <w:r w:rsidRPr="001B0935">
        <w:rPr>
          <w:rFonts w:asciiTheme="minorEastAsia" w:hAnsiTheme="minorEastAsia"/>
          <w:lang w:val="en-US"/>
        </w:rPr>
        <w:t>int</w:t>
      </w:r>
      <w:proofErr w:type="spellEnd"/>
      <w:r w:rsidRPr="001B0935">
        <w:rPr>
          <w:rFonts w:asciiTheme="minorEastAsia" w:hAnsiTheme="minorEastAsia"/>
          <w:lang w:val="en-US"/>
        </w:rPr>
        <w:t xml:space="preserve"> </w:t>
      </w:r>
      <w:proofErr w:type="spellStart"/>
      <w:r w:rsidRPr="001B0935">
        <w:rPr>
          <w:rFonts w:asciiTheme="minorEastAsia" w:hAnsiTheme="minorEastAsia"/>
          <w:lang w:val="en-US"/>
        </w:rPr>
        <w:t>ClientId</w:t>
      </w:r>
      <w:proofErr w:type="spellEnd"/>
      <w:r w:rsidRPr="001B0935">
        <w:rPr>
          <w:rFonts w:asciiTheme="minorEastAsia" w:hAnsiTheme="minorEastAsia"/>
          <w:lang w:val="en-US"/>
        </w:rPr>
        <w:t xml:space="preserve"> = 0);</w:t>
      </w:r>
    </w:p>
    <w:p w14:paraId="55240AFE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/>
        </w:rPr>
        <w:t>-</w:t>
      </w:r>
      <w:proofErr w:type="spellStart"/>
      <w:r w:rsidRPr="001B0935">
        <w:rPr>
          <w:rFonts w:asciiTheme="minorEastAsia" w:hAnsiTheme="minorEastAsia"/>
        </w:rPr>
        <w:t>void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Recv</w:t>
      </w:r>
      <w:proofErr w:type="spellEnd"/>
      <w:r w:rsidRPr="001B0935">
        <w:rPr>
          <w:rFonts w:asciiTheme="minorEastAsia" w:hAnsiTheme="minorEastAsia"/>
        </w:rPr>
        <w:t>();</w:t>
      </w:r>
    </w:p>
    <w:p w14:paraId="62C69B65" w14:textId="77777777" w:rsidR="001222DE" w:rsidRPr="001B0935" w:rsidRDefault="001222DE">
      <w:pPr>
        <w:rPr>
          <w:rFonts w:asciiTheme="minorEastAsia" w:hAnsiTheme="minorEastAsia"/>
        </w:rPr>
      </w:pPr>
    </w:p>
    <w:p w14:paraId="78446BD2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플레이어가 다 </w:t>
      </w:r>
      <w:proofErr w:type="spellStart"/>
      <w:r w:rsidRPr="001B0935">
        <w:rPr>
          <w:rFonts w:asciiTheme="minorEastAsia" w:hAnsiTheme="minorEastAsia" w:cs="Arial Unicode MS"/>
        </w:rPr>
        <w:t>들어올때까지</w:t>
      </w:r>
      <w:proofErr w:type="spellEnd"/>
      <w:r w:rsidRPr="001B0935">
        <w:rPr>
          <w:rFonts w:asciiTheme="minorEastAsia" w:hAnsiTheme="minorEastAsia" w:cs="Arial Unicode MS"/>
        </w:rPr>
        <w:t xml:space="preserve"> 기다리기</w:t>
      </w:r>
    </w:p>
    <w:p w14:paraId="73E95A56" w14:textId="77777777" w:rsidR="001222DE" w:rsidRPr="001B0935" w:rsidRDefault="00000000">
      <w:pPr>
        <w:rPr>
          <w:rFonts w:asciiTheme="minorEastAsia" w:hAnsiTheme="minorEastAsia"/>
        </w:rPr>
      </w:pPr>
      <w:proofErr w:type="spellStart"/>
      <w:r w:rsidRPr="001B0935">
        <w:rPr>
          <w:rFonts w:asciiTheme="minorEastAsia" w:hAnsiTheme="minorEastAsia"/>
        </w:rPr>
        <w:t>void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WaitPlayer</w:t>
      </w:r>
      <w:proofErr w:type="spellEnd"/>
      <w:r w:rsidRPr="001B0935">
        <w:rPr>
          <w:rFonts w:asciiTheme="minorEastAsia" w:hAnsiTheme="minorEastAsia"/>
        </w:rPr>
        <w:t>();</w:t>
      </w:r>
    </w:p>
    <w:p w14:paraId="5A3B899B" w14:textId="77777777" w:rsidR="001222DE" w:rsidRPr="001B0935" w:rsidRDefault="001222DE">
      <w:pPr>
        <w:rPr>
          <w:rFonts w:asciiTheme="minorEastAsia" w:hAnsiTheme="minorEastAsia"/>
        </w:rPr>
      </w:pPr>
    </w:p>
    <w:p w14:paraId="391ADC98" w14:textId="77777777" w:rsidR="001222DE" w:rsidRPr="001B0935" w:rsidRDefault="001222DE">
      <w:pPr>
        <w:rPr>
          <w:rFonts w:asciiTheme="minorEastAsia" w:hAnsiTheme="minorEastAsia"/>
        </w:rPr>
      </w:pPr>
    </w:p>
    <w:p w14:paraId="568D9287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몬스터 로직 관련 함수, 여기서 몬스터의 생성 상태 메시지를 전송할 계획</w:t>
      </w:r>
    </w:p>
    <w:p w14:paraId="103B20AF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/>
        </w:rPr>
        <w:t>-</w:t>
      </w:r>
      <w:proofErr w:type="spellStart"/>
      <w:r w:rsidRPr="001B0935">
        <w:rPr>
          <w:rFonts w:asciiTheme="minorEastAsia" w:hAnsiTheme="minorEastAsia"/>
        </w:rPr>
        <w:t>void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Update</w:t>
      </w:r>
      <w:proofErr w:type="spellEnd"/>
      <w:r w:rsidRPr="001B0935">
        <w:rPr>
          <w:rFonts w:asciiTheme="minorEastAsia" w:hAnsiTheme="minorEastAsia"/>
        </w:rPr>
        <w:t>();</w:t>
      </w:r>
    </w:p>
    <w:p w14:paraId="476192AB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서버가 </w:t>
      </w:r>
      <w:proofErr w:type="spellStart"/>
      <w:r w:rsidRPr="001B0935">
        <w:rPr>
          <w:rFonts w:asciiTheme="minorEastAsia" w:hAnsiTheme="minorEastAsia" w:cs="Arial Unicode MS"/>
        </w:rPr>
        <w:t>accpet후</w:t>
      </w:r>
      <w:proofErr w:type="spellEnd"/>
      <w:r w:rsidRPr="001B0935">
        <w:rPr>
          <w:rFonts w:asciiTheme="minorEastAsia" w:hAnsiTheme="minorEastAsia" w:cs="Arial Unicode MS"/>
        </w:rPr>
        <w:t xml:space="preserve"> 플레이어 구분을 위한 </w:t>
      </w:r>
      <w:proofErr w:type="spellStart"/>
      <w:r w:rsidRPr="001B0935">
        <w:rPr>
          <w:rFonts w:asciiTheme="minorEastAsia" w:hAnsiTheme="minorEastAsia" w:cs="Arial Unicode MS"/>
        </w:rPr>
        <w:t>ID설정</w:t>
      </w:r>
      <w:proofErr w:type="spellEnd"/>
    </w:p>
    <w:p w14:paraId="054493B3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/>
        </w:rPr>
        <w:t>-</w:t>
      </w:r>
      <w:proofErr w:type="spellStart"/>
      <w:r w:rsidRPr="001B0935">
        <w:rPr>
          <w:rFonts w:asciiTheme="minorEastAsia" w:hAnsiTheme="minorEastAsia"/>
        </w:rPr>
        <w:t>void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SetClientId</w:t>
      </w:r>
      <w:proofErr w:type="spellEnd"/>
      <w:r w:rsidRPr="001B0935">
        <w:rPr>
          <w:rFonts w:asciiTheme="minorEastAsia" w:hAnsiTheme="minorEastAsia"/>
        </w:rPr>
        <w:t>();</w:t>
      </w:r>
    </w:p>
    <w:p w14:paraId="32E2EAE2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게임이 끝나는 조건인지 체크</w:t>
      </w:r>
    </w:p>
    <w:p w14:paraId="4659A410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/>
        </w:rPr>
        <w:t>-</w:t>
      </w:r>
      <w:proofErr w:type="spellStart"/>
      <w:r w:rsidRPr="001B0935">
        <w:rPr>
          <w:rFonts w:asciiTheme="minorEastAsia" w:hAnsiTheme="minorEastAsia"/>
        </w:rPr>
        <w:t>bool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IsGameOver</w:t>
      </w:r>
      <w:proofErr w:type="spellEnd"/>
      <w:r w:rsidRPr="001B0935">
        <w:rPr>
          <w:rFonts w:asciiTheme="minorEastAsia" w:hAnsiTheme="minorEastAsia"/>
        </w:rPr>
        <w:t>();</w:t>
      </w:r>
    </w:p>
    <w:p w14:paraId="77F7C9FC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BYTE </w:t>
      </w:r>
      <w:proofErr w:type="spellStart"/>
      <w:r w:rsidRPr="001B0935">
        <w:rPr>
          <w:rFonts w:asciiTheme="minorEastAsia" w:hAnsiTheme="minorEastAsia" w:cs="Arial Unicode MS"/>
        </w:rPr>
        <w:t>StateMsgDefine을</w:t>
      </w:r>
      <w:proofErr w:type="spellEnd"/>
      <w:r w:rsidRPr="001B0935">
        <w:rPr>
          <w:rFonts w:asciiTheme="minorEastAsia" w:hAnsiTheme="minorEastAsia" w:cs="Arial Unicode MS"/>
        </w:rPr>
        <w:t xml:space="preserve"> 만들기 위한 함수</w:t>
      </w:r>
    </w:p>
    <w:p w14:paraId="780CB005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/>
        </w:rPr>
        <w:t>-</w:t>
      </w:r>
      <w:proofErr w:type="spellStart"/>
      <w:r w:rsidRPr="001B0935">
        <w:rPr>
          <w:rFonts w:asciiTheme="minorEastAsia" w:hAnsiTheme="minorEastAsia"/>
        </w:rPr>
        <w:t>void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MakeStateMsgDefine</w:t>
      </w:r>
      <w:proofErr w:type="spellEnd"/>
      <w:r w:rsidRPr="001B0935">
        <w:rPr>
          <w:rFonts w:asciiTheme="minorEastAsia" w:hAnsiTheme="minorEastAsia"/>
        </w:rPr>
        <w:t>(</w:t>
      </w:r>
      <w:proofErr w:type="spellStart"/>
      <w:r w:rsidRPr="001B0935">
        <w:rPr>
          <w:rFonts w:asciiTheme="minorEastAsia" w:hAnsiTheme="minorEastAsia"/>
        </w:rPr>
        <w:t>StateMsgSender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sender</w:t>
      </w:r>
      <w:proofErr w:type="spellEnd"/>
      <w:r w:rsidRPr="001B0935">
        <w:rPr>
          <w:rFonts w:asciiTheme="minorEastAsia" w:hAnsiTheme="minorEastAsia"/>
        </w:rPr>
        <w:t xml:space="preserve">, </w:t>
      </w:r>
      <w:proofErr w:type="spellStart"/>
      <w:r w:rsidRPr="001B0935">
        <w:rPr>
          <w:rFonts w:asciiTheme="minorEastAsia" w:hAnsiTheme="minorEastAsia"/>
        </w:rPr>
        <w:t>StateMsgType</w:t>
      </w:r>
      <w:proofErr w:type="spellEnd"/>
      <w:r w:rsidRPr="001B0935">
        <w:rPr>
          <w:rFonts w:asciiTheme="minorEastAsia" w:hAnsiTheme="minorEastAsia"/>
        </w:rPr>
        <w:t xml:space="preserve"> </w:t>
      </w:r>
      <w:proofErr w:type="spellStart"/>
      <w:r w:rsidRPr="001B0935">
        <w:rPr>
          <w:rFonts w:asciiTheme="minorEastAsia" w:hAnsiTheme="minorEastAsia"/>
        </w:rPr>
        <w:t>type</w:t>
      </w:r>
      <w:proofErr w:type="spellEnd"/>
      <w:r w:rsidRPr="001B0935">
        <w:rPr>
          <w:rFonts w:asciiTheme="minorEastAsia" w:hAnsiTheme="minorEastAsia"/>
        </w:rPr>
        <w:t>);</w:t>
      </w:r>
    </w:p>
    <w:p w14:paraId="19C9AA2D" w14:textId="77777777" w:rsidR="001222DE" w:rsidRPr="001B0935" w:rsidRDefault="001222DE">
      <w:pPr>
        <w:rPr>
          <w:rFonts w:asciiTheme="minorEastAsia" w:hAnsiTheme="minorEastAsia"/>
        </w:rPr>
      </w:pPr>
    </w:p>
    <w:p w14:paraId="68924BA6" w14:textId="77777777" w:rsidR="001222DE" w:rsidRPr="001B0935" w:rsidRDefault="00000000">
      <w:pPr>
        <w:rPr>
          <w:rFonts w:asciiTheme="minorEastAsia" w:hAnsiTheme="minorEastAsia"/>
          <w:b/>
          <w:sz w:val="26"/>
          <w:szCs w:val="26"/>
        </w:rPr>
      </w:pPr>
      <w:r w:rsidRPr="001B0935">
        <w:rPr>
          <w:rFonts w:asciiTheme="minorEastAsia" w:hAnsiTheme="minorEastAsia" w:cs="Arial Unicode MS"/>
          <w:b/>
          <w:sz w:val="26"/>
          <w:szCs w:val="26"/>
        </w:rPr>
        <w:t>팀원 별 역할분담 (구성원 모두가 네트워크 기능 구현에 참여해야 함)</w:t>
      </w:r>
    </w:p>
    <w:p w14:paraId="4F6D0E33" w14:textId="77777777" w:rsidR="001222DE" w:rsidRPr="001B0935" w:rsidRDefault="00000000">
      <w:pPr>
        <w:rPr>
          <w:rFonts w:asciiTheme="minorEastAsia" w:hAnsiTheme="minorEastAsia"/>
        </w:rPr>
      </w:pPr>
      <w:proofErr w:type="spellStart"/>
      <w:r w:rsidRPr="001B0935">
        <w:rPr>
          <w:rFonts w:asciiTheme="minorEastAsia" w:hAnsiTheme="minorEastAsia" w:cs="Arial Unicode MS"/>
        </w:rPr>
        <w:t>백종화</w:t>
      </w:r>
      <w:proofErr w:type="spellEnd"/>
      <w:r w:rsidRPr="001B0935">
        <w:rPr>
          <w:rFonts w:asciiTheme="minorEastAsia" w:hAnsiTheme="minorEastAsia" w:cs="Arial Unicode MS"/>
        </w:rPr>
        <w:t>: 서버 방 스레드 설계, 클라이언트 몬스터 및 카드 관련 설계</w:t>
      </w:r>
    </w:p>
    <w:p w14:paraId="25C68DC6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김석희: 클라이언트 </w:t>
      </w:r>
      <w:proofErr w:type="spellStart"/>
      <w:r w:rsidRPr="001B0935">
        <w:rPr>
          <w:rFonts w:asciiTheme="minorEastAsia" w:hAnsiTheme="minorEastAsia" w:cs="Arial Unicode MS"/>
        </w:rPr>
        <w:t>메인스레드</w:t>
      </w:r>
      <w:proofErr w:type="spellEnd"/>
      <w:r w:rsidRPr="001B0935">
        <w:rPr>
          <w:rFonts w:asciiTheme="minorEastAsia" w:hAnsiTheme="minorEastAsia" w:cs="Arial Unicode MS"/>
        </w:rPr>
        <w:t xml:space="preserve"> 설계, 클라이언트 상태 메시지 수신 스레드 설계</w:t>
      </w:r>
    </w:p>
    <w:p w14:paraId="4D39B733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김문수: 서버 메인 스레드 설계, 서버 상태 메시지 수신 스레드 설계</w:t>
      </w:r>
    </w:p>
    <w:p w14:paraId="3A360A4D" w14:textId="77777777" w:rsidR="001222DE" w:rsidRPr="001B0935" w:rsidRDefault="001222DE">
      <w:pPr>
        <w:rPr>
          <w:rFonts w:asciiTheme="minorEastAsia" w:hAnsiTheme="minorEastAsia"/>
        </w:rPr>
      </w:pPr>
    </w:p>
    <w:p w14:paraId="4635FF98" w14:textId="77777777" w:rsidR="001222DE" w:rsidRPr="001B0935" w:rsidRDefault="00000000">
      <w:pPr>
        <w:rPr>
          <w:rFonts w:asciiTheme="minorEastAsia" w:hAnsiTheme="minorEastAsia"/>
          <w:b/>
          <w:sz w:val="26"/>
          <w:szCs w:val="26"/>
        </w:rPr>
      </w:pPr>
      <w:r w:rsidRPr="001B0935">
        <w:rPr>
          <w:rFonts w:asciiTheme="minorEastAsia" w:hAnsiTheme="minorEastAsia" w:cs="Arial Unicode MS"/>
          <w:b/>
          <w:sz w:val="26"/>
          <w:szCs w:val="26"/>
        </w:rPr>
        <w:t>개발환경</w:t>
      </w:r>
    </w:p>
    <w:p w14:paraId="209B38F8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언어: C++</w:t>
      </w:r>
    </w:p>
    <w:p w14:paraId="7DE55842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 xml:space="preserve">개발도구: </w:t>
      </w:r>
      <w:proofErr w:type="spellStart"/>
      <w:r w:rsidRPr="001B0935">
        <w:rPr>
          <w:rFonts w:asciiTheme="minorEastAsia" w:hAnsiTheme="minorEastAsia" w:cs="Arial Unicode MS"/>
        </w:rPr>
        <w:t>Visual</w:t>
      </w:r>
      <w:proofErr w:type="spellEnd"/>
      <w:r w:rsidRPr="001B0935">
        <w:rPr>
          <w:rFonts w:asciiTheme="minorEastAsia" w:hAnsiTheme="minorEastAsia" w:cs="Arial Unicode MS"/>
        </w:rPr>
        <w:t xml:space="preserve"> </w:t>
      </w:r>
      <w:proofErr w:type="spellStart"/>
      <w:r w:rsidRPr="001B0935">
        <w:rPr>
          <w:rFonts w:asciiTheme="minorEastAsia" w:hAnsiTheme="minorEastAsia" w:cs="Arial Unicode MS"/>
        </w:rPr>
        <w:t>Studio</w:t>
      </w:r>
      <w:proofErr w:type="spellEnd"/>
      <w:r w:rsidRPr="001B0935">
        <w:rPr>
          <w:rFonts w:asciiTheme="minorEastAsia" w:hAnsiTheme="minorEastAsia" w:cs="Arial Unicode MS"/>
        </w:rPr>
        <w:t xml:space="preserve"> 2022</w:t>
      </w:r>
    </w:p>
    <w:p w14:paraId="6277D7D5" w14:textId="77777777" w:rsidR="001222DE" w:rsidRPr="001B0935" w:rsidRDefault="00000000">
      <w:pPr>
        <w:rPr>
          <w:rFonts w:asciiTheme="minorEastAsia" w:hAnsiTheme="minorEastAsia"/>
        </w:rPr>
      </w:pPr>
      <w:r w:rsidRPr="001B0935">
        <w:rPr>
          <w:rFonts w:asciiTheme="minorEastAsia" w:hAnsiTheme="minorEastAsia" w:cs="Arial Unicode MS"/>
        </w:rPr>
        <w:t>운영체제: Windows</w:t>
      </w:r>
      <w:r w:rsidRPr="001B0935">
        <w:rPr>
          <w:rFonts w:asciiTheme="minorEastAsia" w:hAnsiTheme="minorEastAsia"/>
        </w:rPr>
        <w:br w:type="page"/>
      </w:r>
    </w:p>
    <w:p w14:paraId="2A9FE9F6" w14:textId="77777777" w:rsidR="001222DE" w:rsidRPr="001B0935" w:rsidRDefault="00000000">
      <w:pPr>
        <w:rPr>
          <w:rFonts w:asciiTheme="minorEastAsia" w:hAnsiTheme="minorEastAsia"/>
          <w:b/>
          <w:sz w:val="26"/>
          <w:szCs w:val="26"/>
        </w:rPr>
      </w:pPr>
      <w:r w:rsidRPr="001B0935">
        <w:rPr>
          <w:rFonts w:asciiTheme="minorEastAsia" w:hAnsiTheme="minorEastAsia" w:cs="Arial Unicode MS"/>
          <w:b/>
          <w:sz w:val="26"/>
          <w:szCs w:val="26"/>
        </w:rPr>
        <w:lastRenderedPageBreak/>
        <w:t xml:space="preserve">개발일정 (일별/개인별 계획 수립, 달력 형태로 작성) </w:t>
      </w:r>
    </w:p>
    <w:p w14:paraId="53DF4534" w14:textId="77777777" w:rsidR="001222DE" w:rsidRPr="001B0935" w:rsidRDefault="001222DE">
      <w:pPr>
        <w:rPr>
          <w:rFonts w:asciiTheme="minorEastAsia" w:hAnsiTheme="minorEastAsia"/>
        </w:rPr>
      </w:pPr>
    </w:p>
    <w:p w14:paraId="376EB6A1" w14:textId="77777777" w:rsidR="001222DE" w:rsidRPr="00567402" w:rsidDel="00567402" w:rsidRDefault="00000000">
      <w:pPr>
        <w:rPr>
          <w:del w:id="57" w:author="김석희(2019182009)" w:date="2023-11-04T18:14:00Z"/>
          <w:rFonts w:asciiTheme="minorEastAsia" w:hAnsiTheme="minorEastAsia"/>
          <w:b/>
          <w:bCs/>
          <w:rPrChange w:id="58" w:author="김석희(2019182009)" w:date="2023-11-04T18:15:00Z">
            <w:rPr>
              <w:del w:id="59" w:author="김석희(2019182009)" w:date="2023-11-04T18:14:00Z"/>
              <w:rFonts w:asciiTheme="minorEastAsia" w:hAnsiTheme="minorEastAsia"/>
            </w:rPr>
          </w:rPrChange>
        </w:rPr>
      </w:pPr>
      <w:proofErr w:type="spellStart"/>
      <w:r w:rsidRPr="00567402">
        <w:rPr>
          <w:rFonts w:asciiTheme="minorEastAsia" w:hAnsiTheme="minorEastAsia" w:cs="Arial Unicode MS"/>
          <w:b/>
          <w:bCs/>
          <w:rPrChange w:id="60" w:author="김석희(2019182009)" w:date="2023-11-04T18:15:00Z">
            <w:rPr>
              <w:rFonts w:asciiTheme="minorEastAsia" w:hAnsiTheme="minorEastAsia" w:cs="Arial Unicode MS"/>
            </w:rPr>
          </w:rPrChange>
        </w:rPr>
        <w:t>백종화</w:t>
      </w:r>
      <w:proofErr w:type="spellEnd"/>
      <w:r w:rsidRPr="00567402">
        <w:rPr>
          <w:rFonts w:asciiTheme="minorEastAsia" w:hAnsiTheme="minorEastAsia" w:cs="Arial Unicode MS"/>
          <w:b/>
          <w:bCs/>
          <w:rPrChange w:id="61" w:author="김석희(2019182009)" w:date="2023-11-04T18:15:00Z">
            <w:rPr>
              <w:rFonts w:asciiTheme="minorEastAsia" w:hAnsiTheme="minorEastAsia" w:cs="Arial Unicode MS"/>
            </w:rPr>
          </w:rPrChange>
        </w:rPr>
        <w:t>: 서버 방 스레드 설계, 클라이언트 몬스터 및 카드 관련 설계</w:t>
      </w:r>
    </w:p>
    <w:p w14:paraId="2D61170E" w14:textId="77777777" w:rsidR="001222DE" w:rsidRPr="001B0935" w:rsidRDefault="001222DE">
      <w:pPr>
        <w:rPr>
          <w:rFonts w:asciiTheme="minorEastAsia" w:hAnsiTheme="minorEastAsia" w:hint="eastAsia"/>
        </w:rPr>
      </w:pPr>
    </w:p>
    <w:tbl>
      <w:tblPr>
        <w:tblStyle w:val="a5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9"/>
        <w:gridCol w:w="1290"/>
        <w:gridCol w:w="1290"/>
        <w:gridCol w:w="1290"/>
        <w:gridCol w:w="1290"/>
        <w:gridCol w:w="1290"/>
        <w:gridCol w:w="1290"/>
      </w:tblGrid>
      <w:tr w:rsidR="001222DE" w:rsidRPr="001B0935" w14:paraId="0C284FCA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BE4264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62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5A2B0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63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F01CB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64" w:author="김석희(2019182009)" w:date="2023-11-04T18:13:00Z"/>
                <w:rFonts w:asciiTheme="minorEastAsia" w:hAnsiTheme="minorEastAsia"/>
                <w:sz w:val="18"/>
                <w:szCs w:val="18"/>
                <w:rPrChange w:id="65" w:author="김석희(2019182009)" w:date="2023-11-04T18:14:00Z">
                  <w:rPr>
                    <w:del w:id="66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67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10/31</w:t>
            </w:r>
          </w:p>
          <w:p w14:paraId="6134B581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68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3E23F579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69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70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클라이언트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71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Card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72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73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class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74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설계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CF41C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75" w:author="김석희(2019182009)" w:date="2023-11-04T18:13:00Z"/>
                <w:rFonts w:asciiTheme="minorEastAsia" w:hAnsiTheme="minorEastAsia"/>
                <w:sz w:val="18"/>
                <w:szCs w:val="18"/>
                <w:rPrChange w:id="76" w:author="김석희(2019182009)" w:date="2023-11-04T18:14:00Z">
                  <w:rPr>
                    <w:del w:id="77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78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11/1</w:t>
            </w:r>
          </w:p>
          <w:p w14:paraId="2E7D7EC9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79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1F75A9BB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80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81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클라이언트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82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Monster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83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84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class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85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설계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D340F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86" w:author="김석희(2019182009)" w:date="2023-11-04T18:13:00Z"/>
                <w:rFonts w:asciiTheme="minorEastAsia" w:hAnsiTheme="minorEastAsia"/>
                <w:sz w:val="18"/>
                <w:szCs w:val="18"/>
                <w:rPrChange w:id="87" w:author="김석희(2019182009)" w:date="2023-11-04T18:14:00Z">
                  <w:rPr>
                    <w:del w:id="88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89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2</w:t>
            </w:r>
          </w:p>
          <w:p w14:paraId="2FC32E71" w14:textId="77777777" w:rsidR="001222DE" w:rsidRPr="00567402" w:rsidRDefault="001222DE" w:rsidP="005674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90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  <w:pPrChange w:id="91" w:author="김석희(2019182009)" w:date="2023-11-04T18:13:00Z">
                <w:pPr>
                  <w:widowControl w:val="0"/>
                  <w:spacing w:line="240" w:lineRule="auto"/>
                </w:pPr>
              </w:pPrChange>
            </w:pPr>
          </w:p>
          <w:p w14:paraId="6DD97CCA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92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93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클라이언트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94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Wolf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95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96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class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97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설계</w:t>
            </w:r>
          </w:p>
          <w:p w14:paraId="4B95461F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98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AFED1A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99" w:author="김석희(2019182009)" w:date="2023-11-04T18:13:00Z"/>
                <w:rFonts w:asciiTheme="minorEastAsia" w:hAnsiTheme="minorEastAsia"/>
                <w:sz w:val="18"/>
                <w:szCs w:val="18"/>
                <w:rPrChange w:id="100" w:author="김석희(2019182009)" w:date="2023-11-04T18:14:00Z">
                  <w:rPr>
                    <w:del w:id="101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102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3</w:t>
            </w:r>
          </w:p>
          <w:p w14:paraId="5027D01E" w14:textId="77777777" w:rsidR="001222DE" w:rsidRPr="00567402" w:rsidRDefault="001222DE" w:rsidP="005674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103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  <w:pPrChange w:id="104" w:author="김석희(2019182009)" w:date="2023-11-04T18:13:00Z">
                <w:pPr>
                  <w:widowControl w:val="0"/>
                  <w:spacing w:line="240" w:lineRule="auto"/>
                </w:pPr>
              </w:pPrChange>
            </w:pPr>
          </w:p>
          <w:p w14:paraId="2267E84A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105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06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클라이언트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07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Boss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08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09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class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10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설계 (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11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렌더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12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및 기본적인 생성자)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72D1D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113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114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4</w:t>
            </w:r>
          </w:p>
          <w:p w14:paraId="509A56EC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115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  <w:p w14:paraId="4C058E13" w14:textId="77777777" w:rsidR="001222DE" w:rsidRPr="00567402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116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</w:tc>
      </w:tr>
      <w:tr w:rsidR="001222DE" w:rsidRPr="001B0935" w14:paraId="6A396B9E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9A68B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117" w:author="김석희(2019182009)" w:date="2023-11-04T18:13:00Z"/>
                <w:rFonts w:asciiTheme="minorEastAsia" w:hAnsiTheme="minorEastAsia"/>
                <w:sz w:val="18"/>
                <w:szCs w:val="18"/>
                <w:rPrChange w:id="118" w:author="김석희(2019182009)" w:date="2023-11-04T18:14:00Z">
                  <w:rPr>
                    <w:del w:id="119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120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5</w:t>
            </w:r>
          </w:p>
          <w:p w14:paraId="18C6D1C7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121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1E6A8A60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122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23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클라이언트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24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Bat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25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26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class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27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설계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B4400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128" w:author="김석희(2019182009)" w:date="2023-11-04T18:13:00Z"/>
                <w:rFonts w:asciiTheme="minorEastAsia" w:hAnsiTheme="minorEastAsia"/>
                <w:sz w:val="18"/>
                <w:szCs w:val="18"/>
                <w:rPrChange w:id="129" w:author="김석희(2019182009)" w:date="2023-11-04T18:14:00Z">
                  <w:rPr>
                    <w:del w:id="130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131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6</w:t>
            </w:r>
          </w:p>
          <w:p w14:paraId="7A7CA241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132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1A698F93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133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34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인공지능 시험 준비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5CCE6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135" w:author="김석희(2019182009)" w:date="2023-11-04T18:13:00Z"/>
                <w:rFonts w:asciiTheme="minorEastAsia" w:hAnsiTheme="minorEastAsia"/>
                <w:sz w:val="18"/>
                <w:szCs w:val="18"/>
                <w:rPrChange w:id="136" w:author="김석희(2019182009)" w:date="2023-11-04T18:14:00Z">
                  <w:rPr>
                    <w:del w:id="137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138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7</w:t>
            </w:r>
          </w:p>
          <w:p w14:paraId="7F826CDE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139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49976E45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140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41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게임수학 시험 준비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E1D04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142" w:author="김석희(2019182009)" w:date="2023-11-04T18:13:00Z"/>
                <w:rFonts w:asciiTheme="minorEastAsia" w:hAnsiTheme="minorEastAsia"/>
                <w:sz w:val="18"/>
                <w:szCs w:val="18"/>
                <w:rPrChange w:id="143" w:author="김석희(2019182009)" w:date="2023-11-04T18:14:00Z">
                  <w:rPr>
                    <w:del w:id="144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145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8</w:t>
            </w:r>
          </w:p>
          <w:p w14:paraId="085BF507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146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4AD3C776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147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48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클라이언트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49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Boss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50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51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class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52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설계 (공격 패턴)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7E35E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153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154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9</w:t>
            </w:r>
          </w:p>
          <w:p w14:paraId="12FA5D66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155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  <w:p w14:paraId="29DDDA23" w14:textId="77777777" w:rsidR="001222DE" w:rsidRPr="00567402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156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64084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157" w:author="김석희(2019182009)" w:date="2023-11-04T18:13:00Z"/>
                <w:rFonts w:asciiTheme="minorEastAsia" w:hAnsiTheme="minorEastAsia"/>
                <w:sz w:val="18"/>
                <w:szCs w:val="18"/>
                <w:rPrChange w:id="158" w:author="김석희(2019182009)" w:date="2023-11-04T18:14:00Z">
                  <w:rPr>
                    <w:del w:id="159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160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10</w:t>
            </w:r>
          </w:p>
          <w:p w14:paraId="6DE5CC96" w14:textId="77777777" w:rsidR="001222DE" w:rsidRPr="00567402" w:rsidRDefault="001222DE" w:rsidP="005674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161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  <w:pPrChange w:id="162" w:author="김석희(2019182009)" w:date="2023-11-04T18:13:00Z">
                <w:pPr>
                  <w:widowControl w:val="0"/>
                  <w:spacing w:line="240" w:lineRule="auto"/>
                </w:pPr>
              </w:pPrChange>
            </w:pPr>
          </w:p>
          <w:p w14:paraId="23E67F05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163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64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클라이언트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65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Boss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66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67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class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68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설계 (피격 및 부위파괴, 무력)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3A547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169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170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11</w:t>
            </w:r>
          </w:p>
          <w:p w14:paraId="0D08730E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171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  <w:p w14:paraId="1832A6E5" w14:textId="77777777" w:rsidR="001222DE" w:rsidRPr="00567402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172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</w:tc>
      </w:tr>
      <w:tr w:rsidR="001222DE" w:rsidRPr="001B0935" w14:paraId="49933D37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270BA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173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174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12</w:t>
            </w:r>
          </w:p>
          <w:p w14:paraId="050B71BB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175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  <w:p w14:paraId="2316C477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176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77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1주차 피드백 및 부족한 진도 보강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BBF2E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178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179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13</w:t>
            </w:r>
          </w:p>
          <w:p w14:paraId="15621929" w14:textId="77777777" w:rsidR="001222DE" w:rsidRPr="00567402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180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  <w:p w14:paraId="6F6BFE60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181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82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게임소프트공학 시험 준비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AA9D4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183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184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14</w:t>
            </w:r>
          </w:p>
          <w:p w14:paraId="3D21F4B8" w14:textId="77777777" w:rsidR="001222DE" w:rsidRPr="00567402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185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  <w:p w14:paraId="5AB6145A" w14:textId="77777777" w:rsidR="001222DE" w:rsidRPr="00567402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186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7B4E9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187" w:author="김석희(2019182009)" w:date="2023-11-04T18:13:00Z"/>
                <w:rFonts w:asciiTheme="minorEastAsia" w:hAnsiTheme="minorEastAsia"/>
                <w:sz w:val="18"/>
                <w:szCs w:val="18"/>
                <w:rPrChange w:id="188" w:author="김석희(2019182009)" w:date="2023-11-04T18:14:00Z">
                  <w:rPr>
                    <w:del w:id="189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190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15</w:t>
            </w:r>
          </w:p>
          <w:p w14:paraId="72241DEA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191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6E9CA0F3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192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93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서버 방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94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class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95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설계</w:t>
            </w:r>
          </w:p>
          <w:p w14:paraId="09D78FBA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196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97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(대기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98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클라가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199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2명이었을때 스레드 생성)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B19961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200" w:author="김석희(2019182009)" w:date="2023-11-04T18:13:00Z"/>
                <w:rFonts w:asciiTheme="minorEastAsia" w:hAnsiTheme="minorEastAsia"/>
                <w:sz w:val="18"/>
                <w:szCs w:val="18"/>
                <w:rPrChange w:id="201" w:author="김석희(2019182009)" w:date="2023-11-04T18:14:00Z">
                  <w:rPr>
                    <w:del w:id="202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203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16</w:t>
            </w:r>
          </w:p>
          <w:p w14:paraId="1155EAAB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204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28186017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205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06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서버 방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07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class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08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설계</w:t>
            </w:r>
          </w:p>
          <w:p w14:paraId="4A2B0E26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209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10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(스레드 생성 후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11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클라에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12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번호 부여)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A9FB1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213" w:author="김석희(2019182009)" w:date="2023-11-04T18:13:00Z"/>
                <w:rFonts w:asciiTheme="minorEastAsia" w:hAnsiTheme="minorEastAsia"/>
                <w:sz w:val="18"/>
                <w:szCs w:val="18"/>
                <w:rPrChange w:id="214" w:author="김석희(2019182009)" w:date="2023-11-04T18:14:00Z">
                  <w:rPr>
                    <w:del w:id="215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216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17</w:t>
            </w:r>
          </w:p>
          <w:p w14:paraId="285D4BFA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217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1E388745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218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19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(지스타로 휴식)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A268C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220" w:author="김석희(2019182009)" w:date="2023-11-04T18:13:00Z"/>
                <w:rFonts w:asciiTheme="minorEastAsia" w:hAnsiTheme="minorEastAsia"/>
                <w:sz w:val="18"/>
                <w:szCs w:val="18"/>
                <w:rPrChange w:id="221" w:author="김석희(2019182009)" w:date="2023-11-04T18:14:00Z">
                  <w:rPr>
                    <w:del w:id="222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223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18</w:t>
            </w:r>
          </w:p>
          <w:p w14:paraId="0F95C9D0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224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006BFB45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225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26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(지스타로 휴식)</w:t>
            </w:r>
          </w:p>
        </w:tc>
      </w:tr>
      <w:tr w:rsidR="001222DE" w:rsidRPr="001B0935" w14:paraId="7F31C4E6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034D5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227" w:author="김석희(2019182009)" w:date="2023-11-04T18:13:00Z"/>
                <w:rFonts w:asciiTheme="minorEastAsia" w:hAnsiTheme="minorEastAsia"/>
                <w:sz w:val="18"/>
                <w:szCs w:val="18"/>
                <w:rPrChange w:id="228" w:author="김석희(2019182009)" w:date="2023-11-04T18:14:00Z">
                  <w:rPr>
                    <w:del w:id="229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230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19</w:t>
            </w:r>
          </w:p>
          <w:p w14:paraId="0D17AA1F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231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5FE61976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232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33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(지스타로 휴식)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6BB889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234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235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20</w:t>
            </w:r>
          </w:p>
          <w:p w14:paraId="54930C20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236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  <w:p w14:paraId="284515D9" w14:textId="77777777" w:rsidR="001222DE" w:rsidRPr="00567402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237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  <w:p w14:paraId="7D63E0B9" w14:textId="77777777" w:rsidR="001222DE" w:rsidRPr="00567402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238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11091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239" w:author="김석희(2019182009)" w:date="2023-11-04T18:13:00Z"/>
                <w:rFonts w:asciiTheme="minorEastAsia" w:hAnsiTheme="minorEastAsia"/>
                <w:sz w:val="18"/>
                <w:szCs w:val="18"/>
                <w:rPrChange w:id="240" w:author="김석희(2019182009)" w:date="2023-11-04T18:14:00Z">
                  <w:rPr>
                    <w:del w:id="241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242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21</w:t>
            </w:r>
          </w:p>
          <w:p w14:paraId="52D57227" w14:textId="77777777" w:rsidR="001222DE" w:rsidRPr="00567402" w:rsidRDefault="001222DE" w:rsidP="005674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243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  <w:pPrChange w:id="244" w:author="김석희(2019182009)" w:date="2023-11-04T18:13:00Z">
                <w:pPr>
                  <w:widowControl w:val="0"/>
                  <w:spacing w:line="240" w:lineRule="auto"/>
                </w:pPr>
              </w:pPrChange>
            </w:pPr>
          </w:p>
          <w:p w14:paraId="61891629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245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46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서버 방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47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class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48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설계</w:t>
            </w:r>
          </w:p>
          <w:p w14:paraId="6324147C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249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50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(상태 메시지 송수신 처리)</w:t>
            </w:r>
          </w:p>
          <w:p w14:paraId="7A32C0F8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251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1E7D4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252" w:author="김석희(2019182009)" w:date="2023-11-04T18:13:00Z"/>
                <w:rFonts w:asciiTheme="minorEastAsia" w:hAnsiTheme="minorEastAsia"/>
                <w:sz w:val="18"/>
                <w:szCs w:val="18"/>
                <w:rPrChange w:id="253" w:author="김석희(2019182009)" w:date="2023-11-04T18:14:00Z">
                  <w:rPr>
                    <w:del w:id="254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255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22</w:t>
            </w:r>
          </w:p>
          <w:p w14:paraId="17C75BB4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256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5615B7E5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257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58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서버 방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59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class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60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설계</w:t>
            </w:r>
          </w:p>
          <w:p w14:paraId="1A3CAC2D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261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62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(몬스터 로직 추가 생성과 그에 따른 상태 메시지)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607FA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263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264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23</w:t>
            </w:r>
          </w:p>
          <w:p w14:paraId="108CBC31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265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  <w:p w14:paraId="021C6A63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266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A0F7D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267" w:author="김석희(2019182009)" w:date="2023-11-04T18:13:00Z"/>
                <w:rFonts w:asciiTheme="minorEastAsia" w:hAnsiTheme="minorEastAsia"/>
                <w:sz w:val="18"/>
                <w:szCs w:val="18"/>
                <w:rPrChange w:id="268" w:author="김석희(2019182009)" w:date="2023-11-04T18:14:00Z">
                  <w:rPr>
                    <w:del w:id="269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270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24</w:t>
            </w:r>
          </w:p>
          <w:p w14:paraId="43A0F8BE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271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117362B3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272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73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서버 방 게임 초기화 상태 메시지 관련 로직 구현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E200E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274" w:author="김석희(2019182009)" w:date="2023-11-04T18:13:00Z"/>
                <w:rFonts w:asciiTheme="minorEastAsia" w:hAnsiTheme="minorEastAsia"/>
                <w:sz w:val="18"/>
                <w:szCs w:val="18"/>
                <w:rPrChange w:id="275" w:author="김석희(2019182009)" w:date="2023-11-04T18:14:00Z">
                  <w:rPr>
                    <w:del w:id="276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277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25</w:t>
            </w:r>
          </w:p>
          <w:p w14:paraId="5740874F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278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6193D3D0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279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80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서버 방 게임 시작 상태 메시지 관련 로직 구현</w:t>
            </w:r>
          </w:p>
        </w:tc>
      </w:tr>
      <w:tr w:rsidR="001222DE" w:rsidRPr="001B0935" w14:paraId="66581894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BB2CD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281" w:author="김석희(2019182009)" w:date="2023-11-04T18:14:00Z"/>
                <w:rFonts w:asciiTheme="minorEastAsia" w:hAnsiTheme="minorEastAsia"/>
                <w:sz w:val="18"/>
                <w:szCs w:val="18"/>
                <w:rPrChange w:id="282" w:author="김석희(2019182009)" w:date="2023-11-04T18:14:00Z">
                  <w:rPr>
                    <w:del w:id="283" w:author="김석희(2019182009)" w:date="2023-11-04T18:14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284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26</w:t>
            </w:r>
          </w:p>
          <w:p w14:paraId="5FE73711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285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443863CA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286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87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2, 3주차 피드백 및 부족한 진도 보강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90357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288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289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27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E1FAF7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290" w:author="김석희(2019182009)" w:date="2023-11-04T18:14:00Z"/>
                <w:rFonts w:asciiTheme="minorEastAsia" w:hAnsiTheme="minorEastAsia"/>
                <w:sz w:val="18"/>
                <w:szCs w:val="18"/>
                <w:rPrChange w:id="291" w:author="김석희(2019182009)" w:date="2023-11-04T18:14:00Z">
                  <w:rPr>
                    <w:del w:id="292" w:author="김석희(2019182009)" w:date="2023-11-04T18:14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293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28</w:t>
            </w:r>
          </w:p>
          <w:p w14:paraId="5765D82E" w14:textId="77777777" w:rsidR="001222DE" w:rsidRPr="00567402" w:rsidRDefault="001222DE" w:rsidP="0056740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294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  <w:pPrChange w:id="295" w:author="김석희(2019182009)" w:date="2023-11-04T18:14:00Z">
                <w:pPr>
                  <w:widowControl w:val="0"/>
                  <w:spacing w:line="240" w:lineRule="auto"/>
                </w:pPr>
              </w:pPrChange>
            </w:pPr>
          </w:p>
          <w:p w14:paraId="79233FB0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296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297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서버 방 게임 종료 상태 메시지 관련 로직 구현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F411E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298" w:author="김석희(2019182009)" w:date="2023-11-04T18:14:00Z"/>
                <w:rFonts w:asciiTheme="minorEastAsia" w:hAnsiTheme="minorEastAsia"/>
                <w:sz w:val="18"/>
                <w:szCs w:val="18"/>
                <w:rPrChange w:id="299" w:author="김석희(2019182009)" w:date="2023-11-04T18:14:00Z">
                  <w:rPr>
                    <w:del w:id="300" w:author="김석희(2019182009)" w:date="2023-11-04T18:14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301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29</w:t>
            </w:r>
          </w:p>
          <w:p w14:paraId="7381F13D" w14:textId="77777777" w:rsidR="001222DE" w:rsidRPr="00567402" w:rsidDel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302" w:author="김석희(2019182009)" w:date="2023-11-04T18:14:00Z"/>
                <w:rFonts w:asciiTheme="minorEastAsia" w:hAnsiTheme="minorEastAsia" w:hint="eastAsia"/>
                <w:sz w:val="18"/>
                <w:szCs w:val="18"/>
                <w:rPrChange w:id="303" w:author="김석희(2019182009)" w:date="2023-11-04T18:14:00Z">
                  <w:rPr>
                    <w:del w:id="304" w:author="김석희(2019182009)" w:date="2023-11-04T18:14:00Z"/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5B10AD17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305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D35FB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306" w:author="김석희(2019182009)" w:date="2023-11-04T18:14:00Z"/>
                <w:rFonts w:asciiTheme="minorEastAsia" w:hAnsiTheme="minorEastAsia"/>
                <w:sz w:val="18"/>
                <w:szCs w:val="18"/>
                <w:rPrChange w:id="307" w:author="김석희(2019182009)" w:date="2023-11-04T18:14:00Z">
                  <w:rPr>
                    <w:del w:id="308" w:author="김석희(2019182009)" w:date="2023-11-04T18:14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309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30</w:t>
            </w:r>
          </w:p>
          <w:p w14:paraId="409CA3DE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310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544752A4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311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312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서버 방 내에 있는 몬스터 식별번호 구현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A32FF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313" w:author="김석희(2019182009)" w:date="2023-11-04T18:13:00Z"/>
                <w:rFonts w:asciiTheme="minorEastAsia" w:hAnsiTheme="minorEastAsia"/>
                <w:sz w:val="18"/>
                <w:szCs w:val="18"/>
                <w:rPrChange w:id="314" w:author="김석희(2019182009)" w:date="2023-11-04T18:14:00Z">
                  <w:rPr>
                    <w:del w:id="315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316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12/1</w:t>
            </w:r>
          </w:p>
          <w:p w14:paraId="06C33D2D" w14:textId="77777777" w:rsidR="001222DE" w:rsidRPr="00567402" w:rsidDel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317" w:author="김석희(2019182009)" w:date="2023-11-04T18:14:00Z"/>
                <w:rFonts w:asciiTheme="minorEastAsia" w:hAnsiTheme="minorEastAsia" w:hint="eastAsia"/>
                <w:sz w:val="18"/>
                <w:szCs w:val="18"/>
                <w:rPrChange w:id="318" w:author="김석희(2019182009)" w:date="2023-11-04T18:14:00Z">
                  <w:rPr>
                    <w:del w:id="319" w:author="김석희(2019182009)" w:date="2023-11-04T18:14:00Z"/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0B0EA757" w14:textId="77777777" w:rsidR="001222DE" w:rsidRPr="00567402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320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66CBA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321" w:author="김석희(2019182009)" w:date="2023-11-04T18:13:00Z"/>
                <w:rFonts w:asciiTheme="minorEastAsia" w:hAnsiTheme="minorEastAsia"/>
                <w:sz w:val="18"/>
                <w:szCs w:val="18"/>
                <w:rPrChange w:id="322" w:author="김석희(2019182009)" w:date="2023-11-04T18:14:00Z">
                  <w:rPr>
                    <w:del w:id="323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324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2</w:t>
            </w:r>
          </w:p>
          <w:p w14:paraId="5EF5F748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325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1D1C6B96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326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327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식별번호로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328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메세지</w:t>
            </w:r>
            <w:proofErr w:type="spellEnd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329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 통신 원활한지 확인</w:t>
            </w:r>
          </w:p>
        </w:tc>
      </w:tr>
      <w:tr w:rsidR="001222DE" w:rsidRPr="001B0935" w14:paraId="05812CF6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3E3B8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330" w:author="김석희(2019182009)" w:date="2023-11-04T18:13:00Z"/>
                <w:rFonts w:asciiTheme="minorEastAsia" w:hAnsiTheme="minorEastAsia"/>
                <w:sz w:val="18"/>
                <w:szCs w:val="18"/>
                <w:rPrChange w:id="331" w:author="김석희(2019182009)" w:date="2023-11-04T18:14:00Z">
                  <w:rPr>
                    <w:del w:id="332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333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3</w:t>
            </w:r>
          </w:p>
          <w:p w14:paraId="7C33F0A4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334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6FA3CBDF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335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336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4주차 피드백 및 부족한 진도 보강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1136F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337" w:author="김석희(2019182009)" w:date="2023-11-04T18:13:00Z"/>
                <w:rFonts w:asciiTheme="minorEastAsia" w:hAnsiTheme="minorEastAsia"/>
                <w:sz w:val="18"/>
                <w:szCs w:val="18"/>
                <w:rPrChange w:id="338" w:author="김석희(2019182009)" w:date="2023-11-04T18:14:00Z">
                  <w:rPr>
                    <w:del w:id="339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340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4</w:t>
            </w:r>
          </w:p>
          <w:p w14:paraId="64E3790A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341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05A76E3F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342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343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코드 최적화 및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344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리팩토링</w:t>
            </w:r>
            <w:proofErr w:type="spellEnd"/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D12CC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345" w:author="김석희(2019182009)" w:date="2023-11-04T18:13:00Z"/>
                <w:rFonts w:asciiTheme="minorEastAsia" w:hAnsiTheme="minorEastAsia"/>
                <w:sz w:val="18"/>
                <w:szCs w:val="18"/>
                <w:rPrChange w:id="346" w:author="김석희(2019182009)" w:date="2023-11-04T18:14:00Z">
                  <w:rPr>
                    <w:del w:id="347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348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5</w:t>
            </w:r>
          </w:p>
          <w:p w14:paraId="5906E085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349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77E021F0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350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351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 xml:space="preserve">코드 최적화 및 </w:t>
            </w:r>
            <w:proofErr w:type="spellStart"/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352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리팩토링</w:t>
            </w:r>
            <w:proofErr w:type="spellEnd"/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2D9F0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353" w:author="김석희(2019182009)" w:date="2023-11-04T18:13:00Z"/>
                <w:rFonts w:asciiTheme="minorEastAsia" w:hAnsiTheme="minorEastAsia"/>
                <w:sz w:val="18"/>
                <w:szCs w:val="18"/>
                <w:rPrChange w:id="354" w:author="김석희(2019182009)" w:date="2023-11-04T18:14:00Z">
                  <w:rPr>
                    <w:del w:id="355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356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6</w:t>
            </w:r>
          </w:p>
          <w:p w14:paraId="72EFBFCD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357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729DFFCD" w14:textId="77777777" w:rsidR="001222DE" w:rsidRPr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358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359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디버깅 및 버그수정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B3DB4" w14:textId="77777777" w:rsidR="001222DE" w:rsidRPr="00567402" w:rsidDel="0056740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del w:id="360" w:author="김석희(2019182009)" w:date="2023-11-04T18:13:00Z"/>
                <w:rFonts w:asciiTheme="minorEastAsia" w:hAnsiTheme="minorEastAsia"/>
                <w:sz w:val="18"/>
                <w:szCs w:val="18"/>
                <w:rPrChange w:id="361" w:author="김석희(2019182009)" w:date="2023-11-04T18:14:00Z">
                  <w:rPr>
                    <w:del w:id="362" w:author="김석희(2019182009)" w:date="2023-11-04T18:13:00Z"/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/>
                <w:sz w:val="18"/>
                <w:szCs w:val="18"/>
                <w:rPrChange w:id="363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  <w:t>7</w:t>
            </w:r>
          </w:p>
          <w:p w14:paraId="572B0153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 w:hint="eastAsia"/>
                <w:sz w:val="18"/>
                <w:szCs w:val="18"/>
                <w:rPrChange w:id="364" w:author="김석희(2019182009)" w:date="2023-11-04T18:14:00Z">
                  <w:rPr>
                    <w:rFonts w:asciiTheme="minorEastAsia" w:hAnsiTheme="minorEastAsia" w:hint="eastAsia"/>
                    <w:sz w:val="20"/>
                    <w:szCs w:val="20"/>
                  </w:rPr>
                </w:rPrChange>
              </w:rPr>
            </w:pPr>
          </w:p>
          <w:p w14:paraId="27DEAC50" w14:textId="77777777" w:rsidR="001222DE" w:rsidRPr="00567402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18"/>
                <w:szCs w:val="18"/>
                <w:rPrChange w:id="365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  <w:r w:rsidRPr="00567402">
              <w:rPr>
                <w:rFonts w:asciiTheme="minorEastAsia" w:hAnsiTheme="minorEastAsia" w:cs="Arial Unicode MS"/>
                <w:sz w:val="18"/>
                <w:szCs w:val="18"/>
                <w:rPrChange w:id="366" w:author="김석희(2019182009)" w:date="2023-11-04T18:14:00Z">
                  <w:rPr>
                    <w:rFonts w:asciiTheme="minorEastAsia" w:hAnsiTheme="minorEastAsia" w:cs="Arial Unicode MS"/>
                    <w:sz w:val="20"/>
                    <w:szCs w:val="20"/>
                  </w:rPr>
                </w:rPrChange>
              </w:rPr>
              <w:t>디버깅 및 버그수정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546C4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367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88E8B" w14:textId="77777777" w:rsidR="001222DE" w:rsidRPr="00567402" w:rsidRDefault="001222D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Theme="minorEastAsia" w:hAnsiTheme="minorEastAsia"/>
                <w:sz w:val="18"/>
                <w:szCs w:val="18"/>
                <w:rPrChange w:id="368" w:author="김석희(2019182009)" w:date="2023-11-04T18:14:00Z">
                  <w:rPr>
                    <w:rFonts w:asciiTheme="minorEastAsia" w:hAnsiTheme="minorEastAsia"/>
                    <w:sz w:val="20"/>
                    <w:szCs w:val="20"/>
                  </w:rPr>
                </w:rPrChange>
              </w:rPr>
            </w:pPr>
          </w:p>
        </w:tc>
      </w:tr>
    </w:tbl>
    <w:p w14:paraId="47A69143" w14:textId="77777777" w:rsidR="001222DE" w:rsidRPr="001B0935" w:rsidDel="00567402" w:rsidRDefault="001222DE">
      <w:pPr>
        <w:rPr>
          <w:del w:id="369" w:author="김석희(2019182009)" w:date="2023-11-04T18:14:00Z"/>
          <w:rFonts w:asciiTheme="minorEastAsia" w:hAnsiTheme="minorEastAsia" w:hint="eastAsia"/>
        </w:rPr>
      </w:pPr>
    </w:p>
    <w:p w14:paraId="5C1FA482" w14:textId="77777777" w:rsidR="001222DE" w:rsidRPr="001B0935" w:rsidDel="00567402" w:rsidRDefault="001222DE">
      <w:pPr>
        <w:rPr>
          <w:del w:id="370" w:author="김석희(2019182009)" w:date="2023-11-04T18:14:00Z"/>
          <w:rFonts w:asciiTheme="minorEastAsia" w:hAnsiTheme="minorEastAsia" w:hint="eastAsia"/>
        </w:rPr>
      </w:pPr>
    </w:p>
    <w:p w14:paraId="44F70204" w14:textId="77777777" w:rsidR="001222DE" w:rsidRPr="001B0935" w:rsidRDefault="00000000">
      <w:pPr>
        <w:rPr>
          <w:rFonts w:asciiTheme="minorEastAsia" w:hAnsiTheme="minorEastAsia" w:hint="eastAsia"/>
        </w:rPr>
      </w:pPr>
      <w:del w:id="371" w:author="김석희(2019182009)" w:date="2023-11-04T18:14:00Z">
        <w:r w:rsidRPr="001B0935" w:rsidDel="00567402">
          <w:rPr>
            <w:rFonts w:asciiTheme="minorEastAsia" w:hAnsiTheme="minorEastAsia"/>
          </w:rPr>
          <w:br w:type="page"/>
        </w:r>
      </w:del>
    </w:p>
    <w:p w14:paraId="531537C8" w14:textId="77777777" w:rsidR="001222DE" w:rsidRPr="00567402" w:rsidDel="00567402" w:rsidRDefault="00000000">
      <w:pPr>
        <w:rPr>
          <w:del w:id="372" w:author="김석희(2019182009)" w:date="2023-11-04T18:14:00Z"/>
          <w:rFonts w:asciiTheme="minorEastAsia" w:hAnsiTheme="minorEastAsia"/>
          <w:b/>
          <w:bCs/>
          <w:rPrChange w:id="373" w:author="김석희(2019182009)" w:date="2023-11-04T18:15:00Z">
            <w:rPr>
              <w:del w:id="374" w:author="김석희(2019182009)" w:date="2023-11-04T18:14:00Z"/>
              <w:rFonts w:asciiTheme="minorEastAsia" w:hAnsiTheme="minorEastAsia"/>
            </w:rPr>
          </w:rPrChange>
        </w:rPr>
      </w:pPr>
      <w:r w:rsidRPr="00567402">
        <w:rPr>
          <w:rFonts w:asciiTheme="minorEastAsia" w:hAnsiTheme="minorEastAsia" w:cs="Arial Unicode MS"/>
          <w:b/>
          <w:bCs/>
          <w:rPrChange w:id="375" w:author="김석희(2019182009)" w:date="2023-11-04T18:15:00Z">
            <w:rPr>
              <w:rFonts w:asciiTheme="minorEastAsia" w:hAnsiTheme="minorEastAsia" w:cs="Arial Unicode MS"/>
            </w:rPr>
          </w:rPrChange>
        </w:rPr>
        <w:lastRenderedPageBreak/>
        <w:t xml:space="preserve">김석희: 클라이언트 </w:t>
      </w:r>
      <w:proofErr w:type="spellStart"/>
      <w:r w:rsidRPr="00567402">
        <w:rPr>
          <w:rFonts w:asciiTheme="minorEastAsia" w:hAnsiTheme="minorEastAsia" w:cs="Arial Unicode MS"/>
          <w:b/>
          <w:bCs/>
          <w:rPrChange w:id="376" w:author="김석희(2019182009)" w:date="2023-11-04T18:15:00Z">
            <w:rPr>
              <w:rFonts w:asciiTheme="minorEastAsia" w:hAnsiTheme="minorEastAsia" w:cs="Arial Unicode MS"/>
            </w:rPr>
          </w:rPrChange>
        </w:rPr>
        <w:t>메인스레드</w:t>
      </w:r>
      <w:proofErr w:type="spellEnd"/>
      <w:r w:rsidRPr="00567402">
        <w:rPr>
          <w:rFonts w:asciiTheme="minorEastAsia" w:hAnsiTheme="minorEastAsia" w:cs="Arial Unicode MS"/>
          <w:b/>
          <w:bCs/>
          <w:rPrChange w:id="377" w:author="김석희(2019182009)" w:date="2023-11-04T18:15:00Z">
            <w:rPr>
              <w:rFonts w:asciiTheme="minorEastAsia" w:hAnsiTheme="minorEastAsia" w:cs="Arial Unicode MS"/>
            </w:rPr>
          </w:rPrChange>
        </w:rPr>
        <w:t xml:space="preserve"> 설계, 클라이언트 상태 메시지 수신 스레드 설계</w:t>
      </w:r>
    </w:p>
    <w:p w14:paraId="7009D5CF" w14:textId="77777777" w:rsidR="001222DE" w:rsidRPr="001B0935" w:rsidRDefault="001222DE">
      <w:pPr>
        <w:rPr>
          <w:rFonts w:asciiTheme="minorEastAsia" w:hAnsiTheme="minorEastAsia" w:hint="eastAsia"/>
        </w:rPr>
      </w:pPr>
    </w:p>
    <w:tbl>
      <w:tblPr>
        <w:tblStyle w:val="a6"/>
        <w:tblW w:w="892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75"/>
        <w:gridCol w:w="1275"/>
        <w:gridCol w:w="1275"/>
        <w:gridCol w:w="1275"/>
        <w:gridCol w:w="1275"/>
        <w:gridCol w:w="1275"/>
        <w:gridCol w:w="1275"/>
      </w:tblGrid>
      <w:tr w:rsidR="001222DE" w:rsidRPr="001B0935" w14:paraId="5A2FC8BE" w14:textId="77777777">
        <w:trPr>
          <w:trHeight w:val="1392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6474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69287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01D75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10/31</w:t>
            </w:r>
          </w:p>
          <w:p w14:paraId="2F66F83B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  <w:p w14:paraId="1C4DCA79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D5208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11/1</w:t>
            </w:r>
          </w:p>
          <w:p w14:paraId="6A20E115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  <w:p w14:paraId="0A67DD4A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1209F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</w:t>
            </w:r>
          </w:p>
          <w:p w14:paraId="396D4B34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  <w:p w14:paraId="30EAE2C2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09F04A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78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3</w:t>
            </w:r>
          </w:p>
          <w:p w14:paraId="1E54091F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18EEB39F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부분통과로 인한 제안서 재설계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6D8792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4</w:t>
            </w:r>
          </w:p>
          <w:p w14:paraId="3CF6B758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  <w:p w14:paraId="5FE4737F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</w:tr>
      <w:tr w:rsidR="001222DE" w:rsidRPr="001B0935" w14:paraId="20CE1BA5" w14:textId="77777777">
        <w:trPr>
          <w:trHeight w:val="1392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3519A8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5</w:t>
            </w:r>
          </w:p>
          <w:p w14:paraId="6E262CCD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  <w:p w14:paraId="4991AE88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16D32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79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6</w:t>
            </w:r>
          </w:p>
          <w:p w14:paraId="0727168C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0198A43F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Player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</w:t>
            </w: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class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구현</w:t>
            </w:r>
          </w:p>
          <w:p w14:paraId="57E1BEE1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좌우 이동 등 </w:t>
            </w: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Input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명령에 대한 구현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4AE36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80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7</w:t>
            </w:r>
          </w:p>
          <w:p w14:paraId="537BFED8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56EC8B45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Player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</w:t>
            </w: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class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구현</w:t>
            </w:r>
          </w:p>
          <w:p w14:paraId="4BA7B7FF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스킬 사용관련 애니메이션 구현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A9AFC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81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8</w:t>
            </w:r>
          </w:p>
          <w:p w14:paraId="55289E39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124AC11C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Player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</w:t>
            </w: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class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구현</w:t>
            </w:r>
          </w:p>
          <w:p w14:paraId="58DEFED3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1p, 2p를 구분하기 위한 것들 위주로 구현</w:t>
            </w:r>
          </w:p>
          <w:p w14:paraId="7DE2D292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516CA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82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9</w:t>
            </w:r>
          </w:p>
          <w:p w14:paraId="1B37FEA7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4E311A25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Player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</w:t>
            </w: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class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구현</w:t>
            </w:r>
          </w:p>
          <w:p w14:paraId="4CC4E73D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Player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</w:t>
            </w: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Update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함수 구현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7FB48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10</w:t>
            </w:r>
          </w:p>
          <w:p w14:paraId="369FD71E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  <w:p w14:paraId="2D0C6B32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  <w:p w14:paraId="50793A13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5CDBB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83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11</w:t>
            </w:r>
          </w:p>
          <w:p w14:paraId="3AA26F2D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048FEEF0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Player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관련 상태 메시지 구현</w:t>
            </w:r>
          </w:p>
        </w:tc>
      </w:tr>
      <w:tr w:rsidR="001222DE" w:rsidRPr="001B0935" w14:paraId="795C4A19" w14:textId="77777777">
        <w:trPr>
          <w:trHeight w:val="1392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75419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84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12</w:t>
            </w:r>
          </w:p>
          <w:p w14:paraId="1A31FDAE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0ADDB157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1주차 피드백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901C3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85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13</w:t>
            </w:r>
          </w:p>
          <w:p w14:paraId="06F587A9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14620E94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충돌 체크관련 함수 구현</w:t>
            </w:r>
          </w:p>
          <w:p w14:paraId="10D5EF61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4D04C5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86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14</w:t>
            </w:r>
          </w:p>
          <w:p w14:paraId="77BD0408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29509A86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충돌 체크 상태 메시지 구현</w:t>
            </w:r>
          </w:p>
          <w:p w14:paraId="1444C4A6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8D019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87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15</w:t>
            </w:r>
          </w:p>
          <w:p w14:paraId="779426F8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09A7FAC6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카드와 </w:t>
            </w: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스킬사용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연결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C2904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16</w:t>
            </w:r>
          </w:p>
          <w:p w14:paraId="60CE42F0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  <w:p w14:paraId="63EACBC6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  <w:p w14:paraId="41985BEC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B4348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0CCC5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18</w:t>
            </w:r>
          </w:p>
        </w:tc>
      </w:tr>
      <w:tr w:rsidR="001222DE" w:rsidRPr="001B0935" w14:paraId="2FAB1187" w14:textId="77777777">
        <w:trPr>
          <w:trHeight w:val="1392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3AB8C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19</w:t>
            </w:r>
          </w:p>
          <w:p w14:paraId="10290D7A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  <w:p w14:paraId="11F6BF37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255CE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88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20</w:t>
            </w:r>
          </w:p>
          <w:p w14:paraId="54729BD9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4BD1AFC5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상태 메시지 수신 스레드 구현</w:t>
            </w:r>
          </w:p>
          <w:p w14:paraId="4650ED89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579DC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89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21</w:t>
            </w:r>
          </w:p>
          <w:p w14:paraId="3210C5A3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487ADA74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이벤트 객체를 활용한 순서 제어 구현</w:t>
            </w:r>
          </w:p>
          <w:p w14:paraId="2C1B5E9F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9C25E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22</w:t>
            </w:r>
          </w:p>
          <w:p w14:paraId="5E726A5C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  <w:p w14:paraId="66673FEF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  <w:p w14:paraId="220C9EF9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B868E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23</w:t>
            </w:r>
          </w:p>
          <w:p w14:paraId="5BA5D618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  <w:p w14:paraId="04132EC3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5B2B9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90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24</w:t>
            </w:r>
          </w:p>
          <w:p w14:paraId="62D652C6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5332619A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상태 메시지 관련 코드 정리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72B75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25</w:t>
            </w:r>
          </w:p>
        </w:tc>
      </w:tr>
      <w:tr w:rsidR="001222DE" w:rsidRPr="001B0935" w14:paraId="52C6ECDD" w14:textId="77777777">
        <w:trPr>
          <w:trHeight w:val="1392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C42B5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91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26</w:t>
            </w:r>
          </w:p>
          <w:p w14:paraId="4727EB5A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617CAE1D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2, 3주차 피드백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308740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92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27</w:t>
            </w:r>
          </w:p>
          <w:p w14:paraId="6BC14743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70D7CB33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Player와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</w:t>
            </w: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보스기믹간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상호작용 구현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B5918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93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28</w:t>
            </w:r>
          </w:p>
          <w:p w14:paraId="5FB5A10B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55F00D18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333359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94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29</w:t>
            </w:r>
          </w:p>
          <w:p w14:paraId="4845D12C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397657EE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Player의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</w:t>
            </w: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각성기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관련 구현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8223A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30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5B99B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95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12/1</w:t>
            </w:r>
          </w:p>
          <w:p w14:paraId="4C0E1B11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54313803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게임 재시작 관련 구현</w:t>
            </w:r>
          </w:p>
          <w:p w14:paraId="7F3EA6F3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오브젝트들의 삭제 관련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7ACA5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</w:t>
            </w:r>
          </w:p>
        </w:tc>
      </w:tr>
      <w:tr w:rsidR="001222DE" w:rsidRPr="001B0935" w14:paraId="1746966A" w14:textId="77777777">
        <w:trPr>
          <w:trHeight w:val="1392"/>
        </w:trPr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9B998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96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3</w:t>
            </w:r>
          </w:p>
          <w:p w14:paraId="3CD1D7DB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5952CC04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4주차 피드백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99F07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97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4</w:t>
            </w:r>
          </w:p>
          <w:p w14:paraId="6706A6C2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05384ACE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게임 재시작 관련 구현 완성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6AA5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5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A236B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98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6</w:t>
            </w:r>
          </w:p>
          <w:p w14:paraId="102D93CB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3F8B9702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디버깅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CED68" w14:textId="77777777" w:rsidR="001222DE" w:rsidRPr="001B0935" w:rsidDel="00567402" w:rsidRDefault="00000000">
            <w:pPr>
              <w:widowControl w:val="0"/>
              <w:spacing w:line="240" w:lineRule="auto"/>
              <w:rPr>
                <w:del w:id="399" w:author="김석희(2019182009)" w:date="2023-11-04T18:14:00Z"/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7</w:t>
            </w:r>
          </w:p>
          <w:p w14:paraId="7B9CAC22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 w:hint="eastAsia"/>
                <w:sz w:val="20"/>
                <w:szCs w:val="20"/>
              </w:rPr>
            </w:pPr>
          </w:p>
          <w:p w14:paraId="44849022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디버깅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A44E4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519ED1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</w:tr>
    </w:tbl>
    <w:p w14:paraId="0A0515DC" w14:textId="77777777" w:rsidR="001222DE" w:rsidRPr="00567402" w:rsidDel="00567402" w:rsidRDefault="00000000">
      <w:pPr>
        <w:rPr>
          <w:del w:id="400" w:author="김석희(2019182009)" w:date="2023-11-04T18:15:00Z"/>
          <w:rFonts w:asciiTheme="minorEastAsia" w:hAnsiTheme="minorEastAsia"/>
          <w:b/>
          <w:bCs/>
          <w:sz w:val="20"/>
          <w:szCs w:val="20"/>
          <w:rPrChange w:id="401" w:author="김석희(2019182009)" w:date="2023-11-04T18:15:00Z">
            <w:rPr>
              <w:del w:id="402" w:author="김석희(2019182009)" w:date="2023-11-04T18:15:00Z"/>
              <w:rFonts w:asciiTheme="minorEastAsia" w:hAnsiTheme="minorEastAsia"/>
              <w:sz w:val="20"/>
              <w:szCs w:val="20"/>
            </w:rPr>
          </w:rPrChange>
        </w:rPr>
      </w:pPr>
      <w:r w:rsidRPr="001B0935">
        <w:rPr>
          <w:rFonts w:asciiTheme="minorEastAsia" w:hAnsiTheme="minorEastAsia"/>
        </w:rPr>
        <w:br w:type="page"/>
      </w:r>
    </w:p>
    <w:p w14:paraId="002458FD" w14:textId="77777777" w:rsidR="001222DE" w:rsidRPr="00567402" w:rsidDel="00567402" w:rsidRDefault="00000000">
      <w:pPr>
        <w:rPr>
          <w:del w:id="403" w:author="김석희(2019182009)" w:date="2023-11-04T18:15:00Z"/>
          <w:rFonts w:asciiTheme="minorEastAsia" w:hAnsiTheme="minorEastAsia" w:hint="eastAsia"/>
          <w:b/>
          <w:bCs/>
          <w:sz w:val="20"/>
          <w:szCs w:val="20"/>
          <w:rPrChange w:id="404" w:author="김석희(2019182009)" w:date="2023-11-04T18:15:00Z">
            <w:rPr>
              <w:del w:id="405" w:author="김석희(2019182009)" w:date="2023-11-04T18:15:00Z"/>
              <w:rFonts w:asciiTheme="minorEastAsia" w:hAnsiTheme="minorEastAsia" w:hint="eastAsia"/>
              <w:sz w:val="20"/>
              <w:szCs w:val="20"/>
            </w:rPr>
          </w:rPrChange>
        </w:rPr>
      </w:pPr>
      <w:del w:id="406" w:author="김석희(2019182009)" w:date="2023-11-04T18:15:00Z">
        <w:r w:rsidRPr="00567402" w:rsidDel="00567402">
          <w:rPr>
            <w:rFonts w:asciiTheme="minorEastAsia" w:hAnsiTheme="minorEastAsia" w:cs="Arial Unicode MS"/>
            <w:b/>
            <w:bCs/>
            <w:sz w:val="20"/>
            <w:szCs w:val="20"/>
            <w:rPrChange w:id="407" w:author="김석희(2019182009)" w:date="2023-11-04T18:15:00Z">
              <w:rPr>
                <w:rFonts w:asciiTheme="minorEastAsia" w:hAnsiTheme="minorEastAsia" w:cs="Arial Unicode MS"/>
                <w:sz w:val="20"/>
                <w:szCs w:val="20"/>
              </w:rPr>
            </w:rPrChange>
          </w:rPr>
          <w:delText>김문수:</w:delText>
        </w:r>
      </w:del>
    </w:p>
    <w:p w14:paraId="0D76A101" w14:textId="77777777" w:rsidR="001222DE" w:rsidRPr="00567402" w:rsidDel="00567402" w:rsidRDefault="00000000">
      <w:pPr>
        <w:rPr>
          <w:del w:id="408" w:author="김석희(2019182009)" w:date="2023-11-04T18:15:00Z"/>
          <w:rFonts w:asciiTheme="minorEastAsia" w:hAnsiTheme="minorEastAsia"/>
          <w:b/>
          <w:bCs/>
          <w:sz w:val="20"/>
          <w:szCs w:val="20"/>
          <w:rPrChange w:id="409" w:author="김석희(2019182009)" w:date="2023-11-04T18:15:00Z">
            <w:rPr>
              <w:del w:id="410" w:author="김석희(2019182009)" w:date="2023-11-04T18:15:00Z"/>
              <w:rFonts w:asciiTheme="minorEastAsia" w:hAnsiTheme="minorEastAsia"/>
              <w:sz w:val="20"/>
              <w:szCs w:val="20"/>
            </w:rPr>
          </w:rPrChange>
        </w:rPr>
      </w:pPr>
      <w:r w:rsidRPr="00567402">
        <w:rPr>
          <w:rFonts w:asciiTheme="minorEastAsia" w:hAnsiTheme="minorEastAsia" w:cs="Arial Unicode MS"/>
          <w:b/>
          <w:bCs/>
          <w:rPrChange w:id="411" w:author="김석희(2019182009)" w:date="2023-11-04T18:15:00Z">
            <w:rPr>
              <w:rFonts w:asciiTheme="minorEastAsia" w:hAnsiTheme="minorEastAsia" w:cs="Arial Unicode MS"/>
            </w:rPr>
          </w:rPrChange>
        </w:rPr>
        <w:t>김문수: 서버 메인 스레드 설계, 서버 상태 메시지 수신 스레드 설계</w:t>
      </w:r>
    </w:p>
    <w:p w14:paraId="1B0B5498" w14:textId="77777777" w:rsidR="001222DE" w:rsidRPr="001B0935" w:rsidRDefault="001222DE">
      <w:pPr>
        <w:rPr>
          <w:rFonts w:asciiTheme="minorEastAsia" w:hAnsiTheme="minorEastAsia" w:hint="eastAsia"/>
          <w:sz w:val="20"/>
          <w:szCs w:val="20"/>
        </w:rPr>
      </w:pPr>
    </w:p>
    <w:tbl>
      <w:tblPr>
        <w:tblStyle w:val="a7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89"/>
        <w:gridCol w:w="1290"/>
        <w:gridCol w:w="1290"/>
        <w:gridCol w:w="1290"/>
        <w:gridCol w:w="1290"/>
        <w:gridCol w:w="1290"/>
        <w:gridCol w:w="1290"/>
      </w:tblGrid>
      <w:tr w:rsidR="001222DE" w:rsidRPr="001B0935" w14:paraId="644FB158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91A07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83D30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00839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10/31</w:t>
            </w:r>
          </w:p>
          <w:p w14:paraId="60082582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  <w:p w14:paraId="3393CBE9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281C3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11/1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8E0B2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</w:t>
            </w:r>
          </w:p>
          <w:p w14:paraId="5810D1BF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4B785C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3</w:t>
            </w:r>
          </w:p>
          <w:p w14:paraId="22553173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6BBF4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4</w:t>
            </w:r>
          </w:p>
          <w:p w14:paraId="4F755BCD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</w:tr>
      <w:tr w:rsidR="001222DE" w:rsidRPr="001B0935" w14:paraId="502D1626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53700F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5</w:t>
            </w:r>
          </w:p>
          <w:p w14:paraId="7BFEC949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CED8D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6</w:t>
            </w:r>
          </w:p>
          <w:p w14:paraId="6BB23A1F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CB9DD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7</w:t>
            </w:r>
          </w:p>
          <w:p w14:paraId="79231DD6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listen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소켓</w:t>
            </w:r>
          </w:p>
          <w:p w14:paraId="533C90AE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생성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73974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8</w:t>
            </w:r>
          </w:p>
          <w:p w14:paraId="3FB3F39A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서버 패킷 수신 구현</w:t>
            </w:r>
          </w:p>
          <w:p w14:paraId="75953A53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(</w:t>
            </w:r>
            <w:proofErr w:type="spellStart"/>
            <w:r w:rsidRPr="001B0935">
              <w:rPr>
                <w:rFonts w:asciiTheme="minorEastAsia" w:hAnsiTheme="minorEastAsia"/>
                <w:sz w:val="20"/>
                <w:szCs w:val="20"/>
              </w:rPr>
              <w:t>accept</w:t>
            </w:r>
            <w:proofErr w:type="spellEnd"/>
            <w:r w:rsidRPr="001B0935">
              <w:rPr>
                <w:rFonts w:asciiTheme="minorEastAsia" w:hAnsiTheme="minorEastAsia"/>
                <w:sz w:val="20"/>
                <w:szCs w:val="20"/>
              </w:rPr>
              <w:t>)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B8B1E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9</w:t>
            </w:r>
          </w:p>
          <w:p w14:paraId="7F44FF99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클라이언트 처리 담당 스레드 생성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0E7A9C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10</w:t>
            </w:r>
          </w:p>
          <w:p w14:paraId="6782670B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waitPlayer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() 구현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80FEE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11</w:t>
            </w:r>
          </w:p>
          <w:p w14:paraId="0047C567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서버 패킷 송신 구현</w:t>
            </w:r>
          </w:p>
          <w:p w14:paraId="5C6CACC6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/>
                <w:sz w:val="20"/>
                <w:szCs w:val="20"/>
              </w:rPr>
              <w:t>Ready</w:t>
            </w:r>
            <w:proofErr w:type="spellEnd"/>
            <w:r w:rsidRPr="001B0935">
              <w:rPr>
                <w:rFonts w:ascii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1B0935">
              <w:rPr>
                <w:rFonts w:asciiTheme="minorEastAsia" w:hAnsiTheme="minorEastAsia"/>
                <w:sz w:val="20"/>
                <w:szCs w:val="20"/>
              </w:rPr>
              <w:t>to</w:t>
            </w:r>
            <w:proofErr w:type="spellEnd"/>
            <w:r w:rsidRPr="001B0935">
              <w:rPr>
                <w:rFonts w:asciiTheme="minorEastAsia" w:hAnsiTheme="minorEastAsia"/>
                <w:sz w:val="20"/>
                <w:szCs w:val="20"/>
              </w:rPr>
              <w:t xml:space="preserve"> </w:t>
            </w:r>
            <w:proofErr w:type="spellStart"/>
            <w:r w:rsidRPr="001B0935">
              <w:rPr>
                <w:rFonts w:asciiTheme="minorEastAsia" w:hAnsiTheme="minorEastAsia"/>
                <w:sz w:val="20"/>
                <w:szCs w:val="20"/>
              </w:rPr>
              <w:t>Play</w:t>
            </w:r>
            <w:proofErr w:type="spellEnd"/>
            <w:r w:rsidRPr="001B0935">
              <w:rPr>
                <w:rFonts w:asciiTheme="minorEastAsia" w:hAnsiTheme="minorEastAsia"/>
                <w:sz w:val="20"/>
                <w:szCs w:val="20"/>
              </w:rPr>
              <w:t xml:space="preserve"> 1p,2p</w:t>
            </w:r>
          </w:p>
        </w:tc>
      </w:tr>
      <w:tr w:rsidR="001222DE" w:rsidRPr="001B0935" w14:paraId="22BFFBD0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79F72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12</w:t>
            </w:r>
          </w:p>
          <w:p w14:paraId="5B6CCAFA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1주차 피드백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3CEAE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13</w:t>
            </w:r>
          </w:p>
          <w:p w14:paraId="480CDEB3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시험준비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84BAD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14</w:t>
            </w:r>
          </w:p>
          <w:p w14:paraId="0F0BECBD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시험준비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5CDAC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15</w:t>
            </w:r>
          </w:p>
          <w:p w14:paraId="43303678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시험준비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68485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16</w:t>
            </w:r>
          </w:p>
          <w:p w14:paraId="2E369D83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45711A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17</w:t>
            </w:r>
          </w:p>
          <w:p w14:paraId="0310A301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코드 정리 및 점검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4A0574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18</w:t>
            </w:r>
          </w:p>
        </w:tc>
      </w:tr>
      <w:tr w:rsidR="001222DE" w:rsidRPr="001B0935" w14:paraId="57C86D5E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C157F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19</w:t>
            </w:r>
          </w:p>
          <w:p w14:paraId="48416A70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2주차</w:t>
            </w:r>
          </w:p>
          <w:p w14:paraId="109D1CD0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피드백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670E08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20</w:t>
            </w:r>
          </w:p>
          <w:p w14:paraId="6A924B21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방 스레드 생성(로직 처리)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92581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21</w:t>
            </w:r>
          </w:p>
          <w:p w14:paraId="3C008AA6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상태 메시지</w:t>
            </w:r>
          </w:p>
          <w:p w14:paraId="7BD3D266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수신 구현</w:t>
            </w:r>
          </w:p>
          <w:p w14:paraId="083B99EE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/>
                <w:sz w:val="20"/>
                <w:szCs w:val="20"/>
              </w:rPr>
              <w:t>StateMsg</w:t>
            </w:r>
            <w:proofErr w:type="spellEnd"/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CF123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22</w:t>
            </w:r>
          </w:p>
          <w:p w14:paraId="470BB5F7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상태 메시지</w:t>
            </w:r>
          </w:p>
          <w:p w14:paraId="27508E16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수신 구현</w:t>
            </w:r>
          </w:p>
          <w:p w14:paraId="5867B529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/>
                <w:sz w:val="20"/>
                <w:szCs w:val="20"/>
              </w:rPr>
              <w:t>StateMsg</w:t>
            </w:r>
            <w:proofErr w:type="spellEnd"/>
          </w:p>
          <w:p w14:paraId="1D9DD790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377D8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23</w:t>
            </w:r>
          </w:p>
          <w:p w14:paraId="41F96CB7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C7AC1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24</w:t>
            </w:r>
          </w:p>
          <w:p w14:paraId="778E0285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StateMsg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공유 버퍼에 </w:t>
            </w: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write</w:t>
            </w:r>
            <w:proofErr w:type="spellEnd"/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3A24D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25</w:t>
            </w:r>
          </w:p>
          <w:p w14:paraId="0C7632BA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StateMsg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 공유 버퍼에 </w:t>
            </w: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write</w:t>
            </w:r>
            <w:proofErr w:type="spellEnd"/>
          </w:p>
          <w:p w14:paraId="2D84B960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</w:tr>
      <w:tr w:rsidR="001222DE" w:rsidRPr="001B0935" w14:paraId="12855B6D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892A7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26</w:t>
            </w:r>
          </w:p>
          <w:p w14:paraId="2CBEF2E7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3주차 피드백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9406A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27</w:t>
            </w:r>
          </w:p>
          <w:p w14:paraId="2AA8FAB3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코드 정리 및 점검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676DA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28</w:t>
            </w:r>
          </w:p>
          <w:p w14:paraId="202A4A29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/>
                <w:sz w:val="20"/>
                <w:szCs w:val="20"/>
              </w:rPr>
              <w:t>WaitForObject</w:t>
            </w:r>
            <w:proofErr w:type="spellEnd"/>
            <w:r w:rsidRPr="001B0935">
              <w:rPr>
                <w:rFonts w:asciiTheme="minorEastAsia" w:hAnsiTheme="minorEastAsia"/>
                <w:sz w:val="20"/>
                <w:szCs w:val="20"/>
              </w:rPr>
              <w:t xml:space="preserve">, </w:t>
            </w:r>
            <w:proofErr w:type="spellStart"/>
            <w:r w:rsidRPr="001B0935">
              <w:rPr>
                <w:rFonts w:asciiTheme="minorEastAsia" w:hAnsiTheme="minorEastAsia"/>
                <w:sz w:val="20"/>
                <w:szCs w:val="20"/>
              </w:rPr>
              <w:t>SetEvent</w:t>
            </w:r>
            <w:proofErr w:type="spellEnd"/>
            <w:r w:rsidRPr="001B0935">
              <w:rPr>
                <w:rFonts w:asciiTheme="minorEastAsia" w:hAnsiTheme="minorEastAsia"/>
                <w:sz w:val="20"/>
                <w:szCs w:val="20"/>
              </w:rPr>
              <w:t xml:space="preserve"> </w:t>
            </w:r>
          </w:p>
          <w:p w14:paraId="116BCCE1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구현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FA03D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29</w:t>
            </w:r>
          </w:p>
          <w:p w14:paraId="59D32F75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/>
                <w:sz w:val="20"/>
                <w:szCs w:val="20"/>
              </w:rPr>
              <w:t>WaitForObject</w:t>
            </w:r>
            <w:proofErr w:type="spellEnd"/>
            <w:r w:rsidRPr="001B0935">
              <w:rPr>
                <w:rFonts w:asciiTheme="minorEastAsia" w:hAnsiTheme="minorEastAsia"/>
                <w:sz w:val="20"/>
                <w:szCs w:val="20"/>
              </w:rPr>
              <w:t xml:space="preserve">, </w:t>
            </w:r>
            <w:proofErr w:type="spellStart"/>
            <w:r w:rsidRPr="001B0935">
              <w:rPr>
                <w:rFonts w:asciiTheme="minorEastAsia" w:hAnsiTheme="minorEastAsia"/>
                <w:sz w:val="20"/>
                <w:szCs w:val="20"/>
              </w:rPr>
              <w:t>SetEvent</w:t>
            </w:r>
            <w:proofErr w:type="spellEnd"/>
            <w:r w:rsidRPr="001B0935">
              <w:rPr>
                <w:rFonts w:asciiTheme="minorEastAsia" w:hAnsiTheme="minorEastAsia"/>
                <w:sz w:val="20"/>
                <w:szCs w:val="20"/>
              </w:rPr>
              <w:t xml:space="preserve"> </w:t>
            </w:r>
          </w:p>
          <w:p w14:paraId="15D0798B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구현</w:t>
            </w:r>
          </w:p>
          <w:p w14:paraId="79D37B65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  <w:p w14:paraId="4131D0D8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25D1C0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30</w:t>
            </w:r>
          </w:p>
          <w:p w14:paraId="58EC8013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A4421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12/1</w:t>
            </w:r>
          </w:p>
          <w:p w14:paraId="331456B1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proofErr w:type="spellStart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IsGameOver</w:t>
            </w:r>
            <w:proofErr w:type="spellEnd"/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() </w:t>
            </w:r>
            <w:del w:id="412" w:author="김석희(2019182009)" w:date="2023-11-04T18:15:00Z">
              <w:r w:rsidRPr="001B0935" w:rsidDel="00567402">
                <w:rPr>
                  <w:rFonts w:asciiTheme="minorEastAsia" w:hAnsiTheme="minorEastAsia" w:cs="Arial Unicode MS"/>
                  <w:sz w:val="20"/>
                  <w:szCs w:val="20"/>
                </w:rPr>
                <w:delText xml:space="preserve"> </w:delText>
              </w:r>
            </w:del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구현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EA0B0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2</w:t>
            </w:r>
          </w:p>
          <w:p w14:paraId="1977585B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클라 로직 스레드 종료 구현</w:t>
            </w:r>
          </w:p>
        </w:tc>
      </w:tr>
      <w:tr w:rsidR="001222DE" w:rsidRPr="001B0935" w14:paraId="5B196942" w14:textId="77777777"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11933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3</w:t>
            </w:r>
          </w:p>
          <w:p w14:paraId="280080A3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4주차</w:t>
            </w:r>
          </w:p>
          <w:p w14:paraId="3653AF27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피드백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33F03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4</w:t>
            </w:r>
          </w:p>
          <w:p w14:paraId="374539BF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51E30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5</w:t>
            </w:r>
          </w:p>
          <w:p w14:paraId="2624146B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코드 정리 및 점검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025CF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6</w:t>
            </w:r>
          </w:p>
          <w:p w14:paraId="3F276757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디버깅 및 버그 수정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45915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/>
                <w:sz w:val="20"/>
                <w:szCs w:val="20"/>
              </w:rPr>
              <w:t>7</w:t>
            </w:r>
          </w:p>
          <w:p w14:paraId="52CA6AB9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 xml:space="preserve">디버깅 및 버그 </w:t>
            </w:r>
            <w:del w:id="413" w:author="김석희(2019182009)" w:date="2023-11-04T18:15:00Z">
              <w:r w:rsidRPr="001B0935" w:rsidDel="00567402">
                <w:rPr>
                  <w:rFonts w:asciiTheme="minorEastAsia" w:hAnsiTheme="minorEastAsia" w:cs="Arial Unicode MS"/>
                  <w:sz w:val="20"/>
                  <w:szCs w:val="20"/>
                </w:rPr>
                <w:delText xml:space="preserve"> </w:delText>
              </w:r>
            </w:del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수정,</w:t>
            </w:r>
          </w:p>
          <w:p w14:paraId="3A6D0ADB" w14:textId="77777777" w:rsidR="001222DE" w:rsidRPr="001B0935" w:rsidRDefault="00000000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  <w:r w:rsidRPr="001B0935">
              <w:rPr>
                <w:rFonts w:asciiTheme="minorEastAsia" w:hAnsiTheme="minorEastAsia" w:cs="Arial Unicode MS"/>
                <w:sz w:val="20"/>
                <w:szCs w:val="20"/>
              </w:rPr>
              <w:t>최종 점검</w:t>
            </w: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650A0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28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FAE2B" w14:textId="77777777" w:rsidR="001222DE" w:rsidRPr="001B0935" w:rsidRDefault="001222DE">
            <w:pPr>
              <w:widowControl w:val="0"/>
              <w:spacing w:line="240" w:lineRule="auto"/>
              <w:rPr>
                <w:rFonts w:asciiTheme="minorEastAsia" w:hAnsiTheme="minorEastAsia"/>
                <w:sz w:val="20"/>
                <w:szCs w:val="20"/>
              </w:rPr>
            </w:pPr>
          </w:p>
        </w:tc>
      </w:tr>
    </w:tbl>
    <w:p w14:paraId="78E7E74F" w14:textId="77777777" w:rsidR="001222DE" w:rsidRPr="001B0935" w:rsidRDefault="001222DE">
      <w:pPr>
        <w:rPr>
          <w:rFonts w:asciiTheme="minorEastAsia" w:hAnsiTheme="minorEastAsia"/>
        </w:rPr>
      </w:pPr>
    </w:p>
    <w:sectPr w:rsidR="001222DE" w:rsidRPr="001B0935">
      <w:footerReference w:type="default" r:id="rId10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6DCF38" w14:textId="77777777" w:rsidR="006F195A" w:rsidRDefault="006F195A">
      <w:pPr>
        <w:spacing w:line="240" w:lineRule="auto"/>
      </w:pPr>
      <w:r>
        <w:separator/>
      </w:r>
    </w:p>
  </w:endnote>
  <w:endnote w:type="continuationSeparator" w:id="0">
    <w:p w14:paraId="558B43ED" w14:textId="77777777" w:rsidR="006F195A" w:rsidRDefault="006F195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C3A561" w14:textId="77777777" w:rsidR="001222DE" w:rsidRDefault="001222D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D7D95" w14:textId="77777777" w:rsidR="006F195A" w:rsidRDefault="006F195A">
      <w:pPr>
        <w:spacing w:line="240" w:lineRule="auto"/>
      </w:pPr>
      <w:r>
        <w:separator/>
      </w:r>
    </w:p>
  </w:footnote>
  <w:footnote w:type="continuationSeparator" w:id="0">
    <w:p w14:paraId="6E260F07" w14:textId="77777777" w:rsidR="006F195A" w:rsidRDefault="006F195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819C1"/>
    <w:multiLevelType w:val="multilevel"/>
    <w:tmpl w:val="796C94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3220888"/>
    <w:multiLevelType w:val="hybridMultilevel"/>
    <w:tmpl w:val="5124534A"/>
    <w:lvl w:ilvl="0" w:tplc="04243C36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5206774B"/>
    <w:multiLevelType w:val="multilevel"/>
    <w:tmpl w:val="7488EC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F6C604E"/>
    <w:multiLevelType w:val="hybridMultilevel"/>
    <w:tmpl w:val="5880839E"/>
    <w:lvl w:ilvl="0" w:tplc="1B68C49E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num w:numId="1" w16cid:durableId="717826185">
    <w:abstractNumId w:val="0"/>
  </w:num>
  <w:num w:numId="2" w16cid:durableId="1372456233">
    <w:abstractNumId w:val="2"/>
  </w:num>
  <w:num w:numId="3" w16cid:durableId="564409807">
    <w:abstractNumId w:val="3"/>
  </w:num>
  <w:num w:numId="4" w16cid:durableId="429929381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김석희(2019182009)">
    <w15:presenceInfo w15:providerId="AD" w15:userId="S::klop2211@tukorea.ac.kr::29c0f4ba-f9da-4998-a1d5-2e87f122228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22DE"/>
    <w:rsid w:val="001222DE"/>
    <w:rsid w:val="001B0935"/>
    <w:rsid w:val="00476165"/>
    <w:rsid w:val="00567402"/>
    <w:rsid w:val="006F19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016A9"/>
  <w15:docId w15:val="{F6F9CE00-7CAE-4A63-A013-5F3338C4B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8">
    <w:name w:val="List Paragraph"/>
    <w:basedOn w:val="a"/>
    <w:uiPriority w:val="34"/>
    <w:qFormat/>
    <w:rsid w:val="001B0935"/>
    <w:pPr>
      <w:ind w:leftChars="400" w:left="800"/>
    </w:pPr>
  </w:style>
  <w:style w:type="paragraph" w:styleId="a9">
    <w:name w:val="Revision"/>
    <w:hidden/>
    <w:uiPriority w:val="99"/>
    <w:semiHidden/>
    <w:rsid w:val="00567402"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11/relationships/people" Target="peop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13</Pages>
  <Words>896</Words>
  <Characters>5110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김석희(2019182009)</cp:lastModifiedBy>
  <cp:revision>3</cp:revision>
  <dcterms:created xsi:type="dcterms:W3CDTF">2023-11-04T08:58:00Z</dcterms:created>
  <dcterms:modified xsi:type="dcterms:W3CDTF">2023-11-04T09:16:00Z</dcterms:modified>
</cp:coreProperties>
</file>